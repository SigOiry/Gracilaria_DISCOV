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C18" w14:textId="77777777" w:rsidR="0056752A" w:rsidRPr="00A4618F" w:rsidRDefault="00000000" w:rsidP="007D563B">
      <w:pPr>
        <w:pStyle w:val="Titre"/>
        <w:jc w:val="both"/>
      </w:pPr>
      <w:r w:rsidRPr="00A4618F">
        <w:t xml:space="preserve">Mapping the distribution of the alien invasive </w:t>
      </w:r>
      <w:proofErr w:type="spellStart"/>
      <w:r w:rsidRPr="00A4618F">
        <w:rPr>
          <w:i/>
          <w:iCs/>
        </w:rPr>
        <w:t>Gracilaria</w:t>
      </w:r>
      <w:proofErr w:type="spellEnd"/>
      <w:r w:rsidRPr="00A4618F">
        <w:rPr>
          <w:i/>
          <w:iCs/>
        </w:rPr>
        <w:t xml:space="preserve"> </w:t>
      </w:r>
      <w:proofErr w:type="spellStart"/>
      <w:r w:rsidRPr="00A4618F">
        <w:rPr>
          <w:i/>
          <w:iCs/>
        </w:rPr>
        <w:t>vermiculophylla</w:t>
      </w:r>
      <w:proofErr w:type="spellEnd"/>
      <w:r w:rsidRPr="00A4618F">
        <w:t xml:space="preserve"> at the Site of its First European Introduction</w:t>
      </w:r>
    </w:p>
    <w:p w14:paraId="36D185F3" w14:textId="25030D83" w:rsidR="0056752A" w:rsidRPr="00A4618F" w:rsidRDefault="00000000" w:rsidP="007D563B">
      <w:pPr>
        <w:pStyle w:val="Author"/>
        <w:jc w:val="both"/>
      </w:pPr>
      <w:r w:rsidRPr="00A4618F">
        <w:t>Simon Oiry</w:t>
      </w:r>
      <w:r w:rsidR="00AF617A" w:rsidRPr="00A4618F">
        <w:rPr>
          <w:rStyle w:val="Appelnotedebasdep"/>
        </w:rPr>
        <w:footnoteReference w:id="1"/>
      </w:r>
      <w:r w:rsidR="00AF617A" w:rsidRPr="00A4618F">
        <w:t>*</w:t>
      </w:r>
    </w:p>
    <w:p w14:paraId="1F0C7BB8" w14:textId="77777777" w:rsidR="0056752A" w:rsidRPr="00A4618F" w:rsidRDefault="00000000" w:rsidP="007D563B">
      <w:pPr>
        <w:pStyle w:val="Author"/>
        <w:jc w:val="both"/>
      </w:pPr>
      <w:r w:rsidRPr="00A4618F">
        <w:t xml:space="preserve">Bede </w:t>
      </w:r>
      <w:proofErr w:type="spellStart"/>
      <w:r w:rsidRPr="00A4618F">
        <w:t>Ffinian</w:t>
      </w:r>
      <w:proofErr w:type="spellEnd"/>
      <w:r w:rsidRPr="00A4618F">
        <w:t xml:space="preserve"> Rowe Davies¹</w:t>
      </w:r>
    </w:p>
    <w:p w14:paraId="3CF2FD6A" w14:textId="2841236F" w:rsidR="0056752A" w:rsidRPr="00A4618F" w:rsidRDefault="00000000" w:rsidP="007D563B">
      <w:pPr>
        <w:pStyle w:val="Author"/>
        <w:jc w:val="both"/>
        <w:rPr>
          <w:lang w:val="fr-FR"/>
        </w:rPr>
      </w:pPr>
      <w:r w:rsidRPr="00A4618F">
        <w:rPr>
          <w:lang w:val="fr-FR"/>
        </w:rPr>
        <w:t xml:space="preserve">Valérie </w:t>
      </w:r>
      <w:proofErr w:type="spellStart"/>
      <w:r w:rsidRPr="00A4618F">
        <w:rPr>
          <w:lang w:val="fr-FR"/>
        </w:rPr>
        <w:t>Stiger-Pouvreau</w:t>
      </w:r>
      <w:proofErr w:type="spellEnd"/>
      <w:r w:rsidR="00AF617A" w:rsidRPr="00A4618F">
        <w:rPr>
          <w:rStyle w:val="Appelnotedebasdep"/>
        </w:rPr>
        <w:footnoteReference w:id="2"/>
      </w:r>
    </w:p>
    <w:p w14:paraId="50F08E7E" w14:textId="77777777" w:rsidR="0056752A" w:rsidRPr="00A4618F" w:rsidRDefault="00000000" w:rsidP="007D563B">
      <w:pPr>
        <w:pStyle w:val="Author"/>
        <w:jc w:val="both"/>
        <w:rPr>
          <w:lang w:val="fr-FR"/>
        </w:rPr>
      </w:pPr>
      <w:r w:rsidRPr="00A4618F">
        <w:rPr>
          <w:lang w:val="fr-FR"/>
        </w:rPr>
        <w:t>Pierre Gernez¹</w:t>
      </w:r>
    </w:p>
    <w:p w14:paraId="37976073" w14:textId="77777777" w:rsidR="0056752A" w:rsidRPr="00A4618F" w:rsidRDefault="00000000" w:rsidP="007D563B">
      <w:pPr>
        <w:pStyle w:val="Author"/>
        <w:jc w:val="both"/>
      </w:pPr>
      <w:r w:rsidRPr="00A4618F">
        <w:t>Laurent Barillé¹</w:t>
      </w:r>
    </w:p>
    <w:p w14:paraId="727D707E" w14:textId="271E6B2A" w:rsidR="0056752A" w:rsidRPr="00A4618F" w:rsidRDefault="0056752A" w:rsidP="007D563B">
      <w:pPr>
        <w:pStyle w:val="FirstParagraph"/>
        <w:jc w:val="both"/>
      </w:pPr>
    </w:p>
    <w:p w14:paraId="089BE88E" w14:textId="60353BF1" w:rsidR="00AF617A" w:rsidRPr="00A4618F" w:rsidRDefault="00AF617A" w:rsidP="007D563B">
      <w:pPr>
        <w:pStyle w:val="Abstract"/>
        <w:jc w:val="both"/>
        <w:rPr>
          <w:b/>
          <w:bCs/>
        </w:rPr>
      </w:pPr>
      <w:r w:rsidRPr="00A4618F">
        <w:rPr>
          <w:b/>
          <w:bCs/>
        </w:rPr>
        <w:lastRenderedPageBreak/>
        <w:t>Abstract</w:t>
      </w:r>
    </w:p>
    <w:p w14:paraId="765CFCB1" w14:textId="3FFFD6FA" w:rsidR="00AF617A" w:rsidRPr="00A4618F" w:rsidRDefault="00AF617A" w:rsidP="007D563B">
      <w:pPr>
        <w:pStyle w:val="Abstract"/>
        <w:jc w:val="both"/>
      </w:pPr>
      <w:r w:rsidRPr="00A4618F">
        <w:t xml:space="preserve">The invasive red macroalga </w:t>
      </w:r>
      <w:proofErr w:type="spellStart"/>
      <w:r w:rsidRPr="00A4618F">
        <w:rPr>
          <w:i/>
          <w:iCs/>
        </w:rPr>
        <w:t>Gracilaria</w:t>
      </w:r>
      <w:proofErr w:type="spellEnd"/>
      <w:r w:rsidRPr="00A4618F">
        <w:rPr>
          <w:i/>
          <w:iCs/>
        </w:rPr>
        <w:t xml:space="preserve"> </w:t>
      </w:r>
      <w:proofErr w:type="spellStart"/>
      <w:r w:rsidRPr="00A4618F">
        <w:rPr>
          <w:i/>
          <w:iCs/>
        </w:rPr>
        <w:t>vermiculophylla</w:t>
      </w:r>
      <w:proofErr w:type="spellEnd"/>
      <w:r w:rsidRPr="00A4618F">
        <w:t xml:space="preserve"> has significantly impacted intertidal ecosystems in temperate estuaries globally. This study utilized drone-based multispectral remote sensing to map the spatial and temporal distribution of </w:t>
      </w:r>
      <w:r w:rsidRPr="00A4618F">
        <w:rPr>
          <w:i/>
          <w:iCs/>
        </w:rPr>
        <w:t xml:space="preserve">G. </w:t>
      </w:r>
      <w:proofErr w:type="spellStart"/>
      <w:r w:rsidRPr="00A4618F">
        <w:rPr>
          <w:i/>
          <w:iCs/>
        </w:rPr>
        <w:t>vermiculophylla</w:t>
      </w:r>
      <w:proofErr w:type="spellEnd"/>
      <w:r w:rsidRPr="00A4618F">
        <w:t xml:space="preserve"> in its first documented European site, the </w:t>
      </w:r>
      <w:proofErr w:type="spellStart"/>
      <w:r w:rsidRPr="00A4618F">
        <w:t>Bélon</w:t>
      </w:r>
      <w:proofErr w:type="spellEnd"/>
      <w:r w:rsidRPr="00A4618F">
        <w:t xml:space="preserve"> Estuary, alongside additional sites in Spain and France. By adapting the neural network classification model DISCOV, trained with a comprehensive dataset, we achieved 91.1% accuracy in distinguishing </w:t>
      </w:r>
      <w:r w:rsidRPr="00A4618F">
        <w:rPr>
          <w:i/>
          <w:iCs/>
        </w:rPr>
        <w:t xml:space="preserve">G. </w:t>
      </w:r>
      <w:proofErr w:type="spellStart"/>
      <w:r w:rsidRPr="00A4618F">
        <w:rPr>
          <w:i/>
          <w:iCs/>
        </w:rPr>
        <w:t>vermiculophylla</w:t>
      </w:r>
      <w:proofErr w:type="spellEnd"/>
      <w:r w:rsidRPr="00A4618F">
        <w:t xml:space="preserve"> from other macroalgal taxa. Historical aerial imagery revealed a progressive expansion of </w:t>
      </w:r>
      <w:r w:rsidRPr="00A4618F">
        <w:rPr>
          <w:i/>
          <w:iCs/>
        </w:rPr>
        <w:t xml:space="preserve">G. </w:t>
      </w:r>
      <w:proofErr w:type="spellStart"/>
      <w:r w:rsidRPr="00A4618F">
        <w:rPr>
          <w:i/>
          <w:iCs/>
        </w:rPr>
        <w:t>vermiculophylla</w:t>
      </w:r>
      <w:proofErr w:type="spellEnd"/>
      <w:r w:rsidRPr="00A4618F">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w:t>
      </w:r>
      <w:r w:rsidR="00C57182" w:rsidRPr="00A4618F">
        <w:t xml:space="preserve">These patterns indicate that </w:t>
      </w:r>
      <w:r w:rsidR="00C57182" w:rsidRPr="00A4618F">
        <w:rPr>
          <w:i/>
          <w:iCs/>
        </w:rPr>
        <w:t xml:space="preserve">G. </w:t>
      </w:r>
      <w:proofErr w:type="spellStart"/>
      <w:r w:rsidR="00C57182" w:rsidRPr="00A4618F">
        <w:rPr>
          <w:i/>
          <w:iCs/>
        </w:rPr>
        <w:t>vermiculophylla</w:t>
      </w:r>
      <w:proofErr w:type="spellEnd"/>
      <w:r w:rsidR="00C57182" w:rsidRPr="00A4618F">
        <w:t xml:space="preserve"> </w:t>
      </w:r>
      <w:proofErr w:type="gramStart"/>
      <w:r w:rsidR="00C57182" w:rsidRPr="00A4618F">
        <w:t>is able to</w:t>
      </w:r>
      <w:proofErr w:type="gramEnd"/>
      <w:r w:rsidR="00C57182" w:rsidRPr="00A4618F">
        <w:t xml:space="preserve"> persist in stable, fine-sediment environments where hydrodynamic forces are relatively low</w:t>
      </w:r>
      <w:r w:rsidRPr="00A4618F">
        <w:t xml:space="preserve">. Temporal analyses also linked its spread to anthropogenic activities, notably aquaculture. Our findings emphasize the utility of high-resolution drone imaging for invasive species monitoring and habitat mapping, offering critical insights into the ecological dynamics of </w:t>
      </w:r>
      <w:r w:rsidRPr="00A4618F">
        <w:rPr>
          <w:i/>
          <w:iCs/>
        </w:rPr>
        <w:t xml:space="preserve">G. </w:t>
      </w:r>
      <w:proofErr w:type="spellStart"/>
      <w:r w:rsidRPr="00A4618F">
        <w:rPr>
          <w:i/>
          <w:iCs/>
        </w:rPr>
        <w:t>vermiculophylla</w:t>
      </w:r>
      <w:proofErr w:type="spellEnd"/>
      <w:r w:rsidRPr="00A4618F">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sidRPr="00A4618F">
        <w:rPr>
          <w:i/>
          <w:iCs/>
        </w:rPr>
        <w:t xml:space="preserve">G. </w:t>
      </w:r>
      <w:proofErr w:type="spellStart"/>
      <w:r w:rsidRPr="00A4618F">
        <w:rPr>
          <w:i/>
          <w:iCs/>
        </w:rPr>
        <w:t>vermiculophylla</w:t>
      </w:r>
      <w:proofErr w:type="spellEnd"/>
      <w:r w:rsidRPr="00A4618F">
        <w:t xml:space="preserve"> and similar invasive species.</w:t>
      </w:r>
      <w:bookmarkStart w:id="0" w:name="introduction"/>
    </w:p>
    <w:p w14:paraId="24545D5C" w14:textId="77777777" w:rsidR="00AF617A" w:rsidRPr="00A4618F" w:rsidRDefault="00AF617A" w:rsidP="007D563B">
      <w:pPr>
        <w:jc w:val="both"/>
      </w:pPr>
      <w:r w:rsidRPr="00A4618F">
        <w:br w:type="page"/>
      </w:r>
    </w:p>
    <w:p w14:paraId="49354E92" w14:textId="3810C4DC" w:rsidR="0056752A" w:rsidRPr="00A4618F" w:rsidRDefault="00000000" w:rsidP="007D563B">
      <w:pPr>
        <w:pStyle w:val="Titre1"/>
        <w:jc w:val="both"/>
      </w:pPr>
      <w:r w:rsidRPr="00A4618F">
        <w:lastRenderedPageBreak/>
        <w:t>1. Introduction</w:t>
      </w:r>
    </w:p>
    <w:p w14:paraId="28794377" w14:textId="7C5F71B3" w:rsidR="00632854" w:rsidRPr="00A4618F" w:rsidRDefault="00632854" w:rsidP="007D563B">
      <w:pPr>
        <w:pStyle w:val="Corpsdetexte"/>
        <w:jc w:val="both"/>
      </w:pPr>
      <w:bookmarkStart w:id="1" w:name="materiel-methods"/>
      <w:bookmarkEnd w:id="0"/>
      <w:r w:rsidRPr="00A4618F">
        <w:t>The introduction of Non-Indigenous Species (NIS) in terrestrial, freshwater, and marine ecosystems is one of the major threats to biodiversity worldwide. In particular, the proliferation and rapid spread of Invasive Alien Species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w:t>
      </w:r>
      <w:proofErr w:type="spellStart"/>
      <w:r w:rsidRPr="00A4618F">
        <w:t>Zenetos</w:t>
      </w:r>
      <w:proofErr w:type="spellEnd"/>
      <w:r w:rsidRPr="00A4618F">
        <w:t xml:space="preserve"> et al., 2022). Macroalgae account for over 40 % of the NIS introduced to Europe waters, with many species native to the Temperate Northern Pacific (Williams and Smith, 2007). They contribute between 20 - 29% of all marine NIS in the North-East Atlantic, Mediterranean Sea and Macaronesia, according to the study by Loos et al. (2024), who counted 418 NIS species in this region.</w:t>
      </w:r>
    </w:p>
    <w:p w14:paraId="4F1DEE9E" w14:textId="77777777" w:rsidR="00632854" w:rsidRPr="00A4618F" w:rsidRDefault="00632854" w:rsidP="007D563B">
      <w:pPr>
        <w:pStyle w:val="Corpsdetexte"/>
        <w:jc w:val="both"/>
      </w:pPr>
      <w:r w:rsidRPr="00A4618F">
        <w:t xml:space="preserve">Amongst all invasive macroalgae, </w:t>
      </w:r>
      <w:proofErr w:type="spellStart"/>
      <w:r w:rsidRPr="00A4618F">
        <w:rPr>
          <w:i/>
          <w:iCs/>
        </w:rPr>
        <w:t>Gracilaria</w:t>
      </w:r>
      <w:proofErr w:type="spellEnd"/>
      <w:r w:rsidRPr="00A4618F">
        <w:rPr>
          <w:i/>
          <w:iCs/>
        </w:rPr>
        <w:t xml:space="preserve"> </w:t>
      </w:r>
      <w:proofErr w:type="spellStart"/>
      <w:r w:rsidRPr="00A4618F">
        <w:rPr>
          <w:i/>
          <w:iCs/>
        </w:rPr>
        <w:t>vermiculophylla</w:t>
      </w:r>
      <w:proofErr w:type="spellEnd"/>
      <w:r w:rsidRPr="00A4618F">
        <w:t xml:space="preserve"> (Papenfuss, 1967) (original name </w:t>
      </w:r>
      <w:proofErr w:type="spellStart"/>
      <w:r w:rsidRPr="00A4618F">
        <w:rPr>
          <w:i/>
          <w:iCs/>
        </w:rPr>
        <w:t>Gracilariopsis</w:t>
      </w:r>
      <w:proofErr w:type="spellEnd"/>
      <w:r w:rsidRPr="00A4618F">
        <w:rPr>
          <w:i/>
          <w:iCs/>
        </w:rPr>
        <w:t xml:space="preserve"> </w:t>
      </w:r>
      <w:proofErr w:type="spellStart"/>
      <w:r w:rsidRPr="00A4618F">
        <w:rPr>
          <w:i/>
          <w:iCs/>
        </w:rPr>
        <w:t>vermiculophylla</w:t>
      </w:r>
      <w:proofErr w:type="spellEnd"/>
      <w:r w:rsidRPr="00A4618F">
        <w:t xml:space="preserve"> (</w:t>
      </w:r>
      <w:proofErr w:type="spellStart"/>
      <w:r w:rsidRPr="00A4618F">
        <w:t>Ohmi</w:t>
      </w:r>
      <w:proofErr w:type="spellEnd"/>
      <w:r w:rsidRPr="00A4618F">
        <w:t xml:space="preserve">, 1956); also known as </w:t>
      </w:r>
      <w:proofErr w:type="spellStart"/>
      <w:r w:rsidRPr="00A4618F">
        <w:rPr>
          <w:i/>
          <w:iCs/>
        </w:rPr>
        <w:t>Agarophyton</w:t>
      </w:r>
      <w:proofErr w:type="spellEnd"/>
      <w:r w:rsidRPr="00A4618F">
        <w:rPr>
          <w:i/>
          <w:iCs/>
        </w:rPr>
        <w:t xml:space="preserve"> </w:t>
      </w:r>
      <w:proofErr w:type="spellStart"/>
      <w:r w:rsidRPr="00A4618F">
        <w:rPr>
          <w:i/>
          <w:iCs/>
        </w:rPr>
        <w:t>vermiculophyllum</w:t>
      </w:r>
      <w:proofErr w:type="spellEnd"/>
      <w:r w:rsidRPr="00A4618F">
        <w:t xml:space="preserve"> (Gurgel et al., 2018)), has spread extensively from its native distribution range in Japan and Korea (Terada and Yamamoto, 2002). The rapid west-European expansion of </w:t>
      </w:r>
      <w:r w:rsidRPr="00A4618F">
        <w:rPr>
          <w:i/>
          <w:iCs/>
        </w:rPr>
        <w:t xml:space="preserve">G. </w:t>
      </w:r>
      <w:proofErr w:type="spellStart"/>
      <w:r w:rsidRPr="00A4618F">
        <w:rPr>
          <w:i/>
          <w:iCs/>
        </w:rPr>
        <w:t>vermiculophylla</w:t>
      </w:r>
      <w:proofErr w:type="spellEnd"/>
      <w:r w:rsidRPr="00A4618F">
        <w:t xml:space="preserve"> has been closely associated with movements of Pacific oyster (C</w:t>
      </w:r>
      <w:r w:rsidRPr="00A4618F">
        <w:rPr>
          <w:i/>
          <w:iCs/>
        </w:rPr>
        <w:t>rassostrea gigas</w:t>
      </w:r>
      <w:r w:rsidRPr="00A4618F">
        <w:t xml:space="preserve">) stock, a pathway identified by population-genetic and historical-shipment evidence (Krueger-Hadfield et al., 2017; Loos et al., 2024; </w:t>
      </w:r>
      <w:proofErr w:type="spellStart"/>
      <w:r w:rsidRPr="00A4618F">
        <w:t>Rueness</w:t>
      </w:r>
      <w:proofErr w:type="spellEnd"/>
      <w:r w:rsidRPr="00A4618F">
        <w:t>, 2005; Weinberger et al., 2008).</w:t>
      </w:r>
    </w:p>
    <w:p w14:paraId="4A57FAB1" w14:textId="5ABF0792" w:rsidR="00632854" w:rsidRPr="00A4618F" w:rsidRDefault="00632854" w:rsidP="007D563B">
      <w:pPr>
        <w:pStyle w:val="Corpsdetexte"/>
        <w:jc w:val="both"/>
      </w:pPr>
      <w:r w:rsidRPr="00A4618F">
        <w:t xml:space="preserve">In regions like the Baltic Sea and the eastern United States, it can affect native fucoid macroalgae and seagrasses negatively (Firth et al., 2024; Thomsen et al., 2013; Van </w:t>
      </w:r>
      <w:proofErr w:type="spellStart"/>
      <w:r w:rsidRPr="00A4618F">
        <w:t>Katwijk</w:t>
      </w:r>
      <w:proofErr w:type="spellEnd"/>
      <w:r w:rsidRPr="00A4618F">
        <w:t>, 2003). It can also alter sediment composition (Nyberg et al., 2009), and disrupts trophic interactions (Ginneken et al., 2018).</w:t>
      </w:r>
      <w:r w:rsidR="00BD6FF4" w:rsidRPr="00A4618F">
        <w:t xml:space="preserve"> </w:t>
      </w:r>
      <w:ins w:id="2" w:author="simon oiry" w:date="2025-07-17T10:14:00Z">
        <w:r w:rsidR="00F3397A" w:rsidRPr="00F3397A">
          <w:t xml:space="preserve">In soft-bottom areas where native habitat formers are lacking, dense mats of </w:t>
        </w:r>
        <w:r w:rsidR="00F3397A" w:rsidRPr="00F3397A">
          <w:rPr>
            <w:i/>
            <w:iCs/>
          </w:rPr>
          <w:t xml:space="preserve">G. </w:t>
        </w:r>
        <w:proofErr w:type="spellStart"/>
        <w:r w:rsidR="00F3397A" w:rsidRPr="00F3397A">
          <w:rPr>
            <w:i/>
            <w:iCs/>
          </w:rPr>
          <w:t>vermiculophylla</w:t>
        </w:r>
        <w:proofErr w:type="spellEnd"/>
        <w:r w:rsidR="00F3397A" w:rsidRPr="00F3397A">
          <w:t xml:space="preserve"> may temporarily support certain ecological functions—for example by creating refuge for invertebrates</w:t>
        </w:r>
      </w:ins>
      <w:ins w:id="3" w:author="simon oiry" w:date="2025-07-17T11:04:00Z" w16du:dateUtc="2025-07-17T09:04:00Z">
        <w:r w:rsidR="009C4EFA">
          <w:t xml:space="preserve"> </w:t>
        </w:r>
      </w:ins>
      <w:ins w:id="4" w:author="simon oiry" w:date="2025-07-17T10:14:00Z">
        <w:r w:rsidR="00F3397A" w:rsidRPr="00F3397A">
          <w:t xml:space="preserve"> and juvenile fishes</w:t>
        </w:r>
      </w:ins>
      <w:ins w:id="5" w:author="simon oiry" w:date="2025-07-17T11:08:00Z" w16du:dateUtc="2025-07-17T09:08:00Z">
        <w:r w:rsidR="004A1457">
          <w:t xml:space="preserve"> </w:t>
        </w:r>
        <w:bookmarkStart w:id="6" w:name="_Hlk203642991"/>
        <w:r w:rsidR="004A1457">
          <w:lastRenderedPageBreak/>
          <w:t xml:space="preserve">(Wood &amp; </w:t>
        </w:r>
        <w:proofErr w:type="spellStart"/>
        <w:r w:rsidR="004A1457">
          <w:t>Lipcius</w:t>
        </w:r>
        <w:proofErr w:type="spellEnd"/>
        <w:r w:rsidR="004A1457">
          <w:t>, 2022)</w:t>
        </w:r>
      </w:ins>
      <w:ins w:id="7" w:author="simon oiry" w:date="2025-07-17T10:14:00Z">
        <w:r w:rsidR="00F3397A" w:rsidRPr="00F3397A">
          <w:t xml:space="preserve"> </w:t>
        </w:r>
        <w:bookmarkEnd w:id="6"/>
        <w:r w:rsidR="00F3397A" w:rsidRPr="00F3397A">
          <w:t xml:space="preserve">or attenuating near-bed flow—but they do not provide the rhizome-mediated sediment </w:t>
        </w:r>
        <w:proofErr w:type="spellStart"/>
        <w:r w:rsidR="00F3397A" w:rsidRPr="00F3397A">
          <w:t>stabilisation</w:t>
        </w:r>
        <w:proofErr w:type="spellEnd"/>
        <w:r w:rsidR="00F3397A" w:rsidRPr="00F3397A">
          <w:t>, long-term carbon storage, or broader biogeochemical functions typical of seagrass beds (</w:t>
        </w:r>
        <w:proofErr w:type="spellStart"/>
        <w:r w:rsidR="00F3397A" w:rsidRPr="00F3397A">
          <w:t>Davoult</w:t>
        </w:r>
        <w:proofErr w:type="spellEnd"/>
        <w:r w:rsidR="00F3397A" w:rsidRPr="00F3397A">
          <w:t xml:space="preserve"> et al. 2017; Thomsen 2010). We note that while Ramus et al. (2017) observed </w:t>
        </w:r>
        <w:proofErr w:type="spellStart"/>
        <w:r w:rsidR="00F3397A" w:rsidRPr="00F3397A">
          <w:t>localised</w:t>
        </w:r>
        <w:proofErr w:type="spellEnd"/>
        <w:r w:rsidR="00F3397A" w:rsidRPr="00F3397A">
          <w:t xml:space="preserve"> enhancements of ecosystem functions in experimental plots dominated by </w:t>
        </w:r>
        <w:r w:rsidR="00F3397A" w:rsidRPr="00F3397A">
          <w:rPr>
            <w:i/>
            <w:iCs/>
          </w:rPr>
          <w:t xml:space="preserve">G. </w:t>
        </w:r>
        <w:proofErr w:type="spellStart"/>
        <w:r w:rsidR="00F3397A" w:rsidRPr="00F3397A">
          <w:rPr>
            <w:i/>
            <w:iCs/>
          </w:rPr>
          <w:t>vermiculophylla</w:t>
        </w:r>
        <w:proofErr w:type="spellEnd"/>
        <w:r w:rsidR="00F3397A" w:rsidRPr="00F3397A">
          <w:t>, their interpretation has been debated and should be viewed cautiously.</w:t>
        </w:r>
      </w:ins>
      <w:ins w:id="8" w:author="simon oiry" w:date="2025-07-17T10:14:00Z" w16du:dateUtc="2025-07-17T08:14:00Z">
        <w:r w:rsidR="00F3397A">
          <w:t xml:space="preserve"> </w:t>
        </w:r>
      </w:ins>
      <w:del w:id="9" w:author="simon oiry" w:date="2025-07-17T10:14:00Z" w16du:dateUtc="2025-07-17T08:14:00Z">
        <w:r w:rsidRPr="00A4618F" w:rsidDel="00F3397A">
          <w:delText xml:space="preserve">However, in soft-bottom areas where native habitat formers are lacking, dense mats of </w:delText>
        </w:r>
        <w:r w:rsidRPr="00A4618F" w:rsidDel="00F3397A">
          <w:rPr>
            <w:i/>
            <w:iCs/>
          </w:rPr>
          <w:delText>G. vermiculophylla</w:delText>
        </w:r>
        <w:r w:rsidRPr="00A4618F" w:rsidDel="00F3397A">
          <w:delText xml:space="preserve"> can partially offset the loss of ecosystem functions—for example by creating refuge for invertebrates and juvenile fishes and by attenuating near-bed flow—although they do not provide the rhizome-mediated sediment stabilisation or long-term carbon storage typical of seagrass beds (Ramus et al., 2017; </w:delText>
        </w:r>
        <w:r w:rsidR="00C17066" w:rsidRPr="00A4618F" w:rsidDel="00F3397A">
          <w:delText xml:space="preserve">Davoult et al., 2017; </w:delText>
        </w:r>
        <w:r w:rsidRPr="00A4618F" w:rsidDel="00F3397A">
          <w:delText xml:space="preserve">Thomsen, 2010). </w:delText>
        </w:r>
      </w:del>
      <w:r w:rsidRPr="00A4618F">
        <w:t xml:space="preserve">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r w:rsidRPr="00A4618F">
        <w:rPr>
          <w:i/>
          <w:iCs/>
        </w:rPr>
        <w:t xml:space="preserve">G. </w:t>
      </w:r>
      <w:proofErr w:type="spellStart"/>
      <w:r w:rsidRPr="00A4618F">
        <w:rPr>
          <w:i/>
          <w:iCs/>
        </w:rPr>
        <w:t>vermiculophylla</w:t>
      </w:r>
      <w:proofErr w:type="spellEnd"/>
      <w:r w:rsidRPr="00A4618F">
        <w:t xml:space="preserve"> success as an invader stems from its tolerance to a wide range of environmental conditions, including temperature (Sotka et al., 2018), light (</w:t>
      </w:r>
      <w:proofErr w:type="spellStart"/>
      <w:r w:rsidRPr="00A4618F">
        <w:t>Surget</w:t>
      </w:r>
      <w:proofErr w:type="spellEnd"/>
      <w:r w:rsidRPr="00A4618F">
        <w:t xml:space="preserve"> et al., 2017), nutrient variability (Abreu et al., 2011), and salinity (Sotka et al., 2018; Weinberger et al., 2008). Its growth capacity at low salinities (Nyberg, 2007; </w:t>
      </w:r>
      <w:proofErr w:type="spellStart"/>
      <w:r w:rsidRPr="00A4618F">
        <w:t>Rueness</w:t>
      </w:r>
      <w:proofErr w:type="spellEnd"/>
      <w:r w:rsidRPr="00A4618F">
        <w:t>, 2005) explains its presence in the brackish waters of the Baltic Sea (Weinberger et al., 2008) but also in the mesohaline sheltered part of estuaries of the Atlantic coast of Europe (</w:t>
      </w:r>
      <w:proofErr w:type="spellStart"/>
      <w:r w:rsidRPr="00A4618F">
        <w:t>Surget</w:t>
      </w:r>
      <w:proofErr w:type="spellEnd"/>
      <w:r w:rsidRPr="00A4618F">
        <w:t xml:space="preserve"> et al., 2017). It is also present in confined areas of lagoons characterized by low </w:t>
      </w:r>
      <w:proofErr w:type="spellStart"/>
      <w:r w:rsidRPr="00A4618F">
        <w:t>hydrodynamism</w:t>
      </w:r>
      <w:proofErr w:type="spellEnd"/>
      <w:r w:rsidRPr="00A4618F">
        <w:t xml:space="preserve"> (Abreu et al., 2011; </w:t>
      </w:r>
      <w:proofErr w:type="spellStart"/>
      <w:r w:rsidRPr="00A4618F">
        <w:t>Sfriso</w:t>
      </w:r>
      <w:proofErr w:type="spellEnd"/>
      <w:r w:rsidRPr="00A4618F">
        <w:t xml:space="preserve"> et al., 2012). In Europe, it was first observed in 1996 in the Belon estuary (France) and later in many other estuaries on the Brittany coast of France (</w:t>
      </w:r>
      <w:proofErr w:type="spellStart"/>
      <w:r w:rsidRPr="00A4618F">
        <w:t>Rueness</w:t>
      </w:r>
      <w:proofErr w:type="spellEnd"/>
      <w:r w:rsidRPr="00A4618F">
        <w:t xml:space="preserve">, 2005). </w:t>
      </w:r>
      <w:ins w:id="10" w:author="simon oiry" w:date="2025-07-17T09:51:00Z">
        <w:r w:rsidR="000848B2" w:rsidRPr="00BB203F">
          <w:rPr>
            <w:i/>
            <w:iCs/>
          </w:rPr>
          <w:t xml:space="preserve">G. </w:t>
        </w:r>
        <w:proofErr w:type="spellStart"/>
        <w:r w:rsidR="000848B2" w:rsidRPr="00BB203F">
          <w:rPr>
            <w:i/>
            <w:iCs/>
          </w:rPr>
          <w:t>vermiculophylla</w:t>
        </w:r>
        <w:proofErr w:type="spellEnd"/>
        <w:r w:rsidR="000848B2" w:rsidRPr="00BB203F">
          <w:rPr>
            <w:i/>
            <w:iCs/>
          </w:rPr>
          <w:t xml:space="preserve"> </w:t>
        </w:r>
        <w:r w:rsidR="000848B2" w:rsidRPr="000848B2">
          <w:rPr>
            <w:rPrChange w:id="11" w:author="simon oiry" w:date="2025-07-17T09:52:00Z" w16du:dateUtc="2025-07-17T07:52:00Z">
              <w:rPr>
                <w:i/>
                <w:iCs/>
              </w:rPr>
            </w:rPrChange>
          </w:rPr>
          <w:t xml:space="preserve">can attach to firm substrates provided by biogenic structures such as </w:t>
        </w:r>
        <w:proofErr w:type="spellStart"/>
        <w:r w:rsidR="000848B2" w:rsidRPr="000848B2">
          <w:rPr>
            <w:rPrChange w:id="12" w:author="simon oiry" w:date="2025-07-17T09:52:00Z" w16du:dateUtc="2025-07-17T07:52:00Z">
              <w:rPr>
                <w:i/>
                <w:iCs/>
              </w:rPr>
            </w:rPrChange>
          </w:rPr>
          <w:t>mollusc</w:t>
        </w:r>
        <w:proofErr w:type="spellEnd"/>
        <w:r w:rsidR="000848B2" w:rsidRPr="000848B2">
          <w:rPr>
            <w:rPrChange w:id="13" w:author="simon oiry" w:date="2025-07-17T09:52:00Z" w16du:dateUtc="2025-07-17T07:52:00Z">
              <w:rPr>
                <w:i/>
                <w:iCs/>
              </w:rPr>
            </w:rPrChange>
          </w:rPr>
          <w:t xml:space="preserve"> shells, individual </w:t>
        </w:r>
        <w:proofErr w:type="spellStart"/>
        <w:r w:rsidR="000848B2" w:rsidRPr="000848B2">
          <w:rPr>
            <w:rPrChange w:id="14" w:author="simon oiry" w:date="2025-07-17T09:52:00Z" w16du:dateUtc="2025-07-17T07:52:00Z">
              <w:rPr>
                <w:i/>
                <w:iCs/>
              </w:rPr>
            </w:rPrChange>
          </w:rPr>
          <w:t>polychaete</w:t>
        </w:r>
        <w:proofErr w:type="spellEnd"/>
        <w:r w:rsidR="000848B2" w:rsidRPr="000848B2">
          <w:rPr>
            <w:rPrChange w:id="15" w:author="simon oiry" w:date="2025-07-17T09:52:00Z" w16du:dateUtc="2025-07-17T07:52:00Z">
              <w:rPr>
                <w:i/>
                <w:iCs/>
              </w:rPr>
            </w:rPrChange>
          </w:rPr>
          <w:t xml:space="preserve"> tubes (e.g., </w:t>
        </w:r>
        <w:proofErr w:type="spellStart"/>
        <w:r w:rsidR="000848B2" w:rsidRPr="000848B2">
          <w:rPr>
            <w:i/>
            <w:iCs/>
          </w:rPr>
          <w:t>Diopatra</w:t>
        </w:r>
        <w:proofErr w:type="spellEnd"/>
        <w:r w:rsidR="000848B2" w:rsidRPr="000848B2">
          <w:rPr>
            <w:i/>
            <w:iCs/>
          </w:rPr>
          <w:t xml:space="preserve"> spp</w:t>
        </w:r>
        <w:r w:rsidR="000848B2" w:rsidRPr="000848B2">
          <w:rPr>
            <w:rPrChange w:id="16" w:author="simon oiry" w:date="2025-07-17T09:52:00Z" w16du:dateUtc="2025-07-17T07:52:00Z">
              <w:rPr>
                <w:i/>
                <w:iCs/>
              </w:rPr>
            </w:rPrChange>
          </w:rPr>
          <w:t>., which actively decorate their tube caps with algae; Kollars et al., 2016), or lithic substrates including pebbles and rocks (Krueger-Hadfield, 2018; Nyberg et al., 2009; Terada and Yamamoto, 2002).</w:t>
        </w:r>
        <w:r w:rsidR="000848B2" w:rsidRPr="000848B2" w:rsidDel="000848B2">
          <w:rPr>
            <w:rPrChange w:id="17" w:author="simon oiry" w:date="2025-07-17T09:52:00Z" w16du:dateUtc="2025-07-17T07:52:00Z">
              <w:rPr>
                <w:i/>
                <w:iCs/>
              </w:rPr>
            </w:rPrChange>
          </w:rPr>
          <w:t xml:space="preserve"> </w:t>
        </w:r>
      </w:ins>
      <w:del w:id="18" w:author="simon oiry" w:date="2025-07-17T09:51:00Z" w16du:dateUtc="2025-07-17T07:51:00Z">
        <w:r w:rsidRPr="000848B2" w:rsidDel="000848B2">
          <w:rPr>
            <w:rPrChange w:id="19" w:author="simon oiry" w:date="2025-07-17T09:52:00Z" w16du:dateUtc="2025-07-17T07:52:00Z">
              <w:rPr>
                <w:i/>
                <w:iCs/>
              </w:rPr>
            </w:rPrChange>
          </w:rPr>
          <w:delText>G. vermiculophylla</w:delText>
        </w:r>
        <w:r w:rsidRPr="00A4618F" w:rsidDel="000848B2">
          <w:delText xml:space="preserve"> can attach to biogenic structures that offer firm surfaces, such as polychaete reefs or mollusc shells (Kollars et al., 2016; Krueger-Hadfield et al., 2023; Thomsen et al., 2007), or to lithic substrates such as pebbles and rocks (Krueger-Hadfield, 2018; Nyberg et al., 2009; Terada and Yamamoto, 2002). </w:delText>
        </w:r>
      </w:del>
      <w:r w:rsidRPr="00A4618F">
        <w:t xml:space="preserve">However, its largest populations </w:t>
      </w:r>
      <w:proofErr w:type="spellStart"/>
      <w:r w:rsidRPr="00A4618F">
        <w:t>colonise</w:t>
      </w:r>
      <w:proofErr w:type="spellEnd"/>
      <w:r w:rsidRPr="00A4618F">
        <w:t xml:space="preserve"> estuarine intertidal mudflats as loose-lying mats on soft sediment</w:t>
      </w:r>
      <w:r w:rsidR="00C17066" w:rsidRPr="000848B2">
        <w:rPr>
          <w:rPrChange w:id="20" w:author="simon oiry" w:date="2025-07-17T09:52:00Z" w16du:dateUtc="2025-07-17T07:52:00Z">
            <w:rPr>
              <w:rFonts w:ascii="Aptos" w:hAnsi="Aptos"/>
              <w:color w:val="000000"/>
              <w:shd w:val="clear" w:color="auto" w:fill="FFFF00"/>
            </w:rPr>
          </w:rPrChange>
        </w:rPr>
        <w:t xml:space="preserve">, </w:t>
      </w:r>
      <w:r w:rsidR="00C17066" w:rsidRPr="00A4618F">
        <w:t>never attaching to biogenic structures as may be the case in other parts of the world and as described in </w:t>
      </w:r>
      <w:proofErr w:type="spellStart"/>
      <w:r w:rsidR="00C17066" w:rsidRPr="00A4618F">
        <w:t>Surget</w:t>
      </w:r>
      <w:proofErr w:type="spellEnd"/>
      <w:r w:rsidR="00C17066" w:rsidRPr="00A4618F">
        <w:t xml:space="preserve"> et al. (2017).</w:t>
      </w:r>
      <w:r w:rsidRPr="00A4618F">
        <w:t xml:space="preserve"> In this habitat, extensive dark red mats are observed at low tide. Therefore, </w:t>
      </w:r>
      <w:r w:rsidRPr="00A4618F">
        <w:rPr>
          <w:i/>
          <w:iCs/>
        </w:rPr>
        <w:t xml:space="preserve">G. </w:t>
      </w:r>
      <w:proofErr w:type="spellStart"/>
      <w:r w:rsidRPr="00A4618F">
        <w:rPr>
          <w:i/>
          <w:iCs/>
        </w:rPr>
        <w:t>vermiculophylla</w:t>
      </w:r>
      <w:proofErr w:type="spellEnd"/>
      <w:r w:rsidRPr="00A4618F">
        <w:t xml:space="preserve"> can establish persistent populations in soft-sediment habitats where perennial macroalgal </w:t>
      </w:r>
      <w:r w:rsidRPr="00A4618F">
        <w:lastRenderedPageBreak/>
        <w:t>canopies are naturally sparse or seasonally absent (Ramus et al., 2017). These mats are usually monospecific in Sweden and France (</w:t>
      </w:r>
      <w:proofErr w:type="spellStart"/>
      <w:r w:rsidRPr="00A4618F">
        <w:t>Rueness</w:t>
      </w:r>
      <w:proofErr w:type="spellEnd"/>
      <w:r w:rsidRPr="00A4618F">
        <w:t xml:space="preserve">, 2005; </w:t>
      </w:r>
      <w:proofErr w:type="spellStart"/>
      <w:r w:rsidRPr="00A4618F">
        <w:t>Surget</w:t>
      </w:r>
      <w:proofErr w:type="spellEnd"/>
      <w:r w:rsidRPr="00A4618F">
        <w:t xml:space="preserve"> et al., 2017), with the alga thalli partially buried in the mud, as observed in French populations. In </w:t>
      </w:r>
      <w:proofErr w:type="spellStart"/>
      <w:r w:rsidRPr="00A4618F">
        <w:t>germany</w:t>
      </w:r>
      <w:proofErr w:type="spellEnd"/>
      <w:r w:rsidRPr="00A4618F">
        <w:t xml:space="preserve"> however, Intertidal mats can be temporarily overgrown by ephemeral green macroalgae (Weinberger et al., 2008). In the European estuaries where </w:t>
      </w:r>
      <w:r w:rsidRPr="00A4618F">
        <w:rPr>
          <w:i/>
          <w:iCs/>
        </w:rPr>
        <w:t xml:space="preserve">G. </w:t>
      </w:r>
      <w:proofErr w:type="spellStart"/>
      <w:r w:rsidRPr="00A4618F">
        <w:rPr>
          <w:i/>
          <w:iCs/>
        </w:rPr>
        <w:t>vermiculophylla</w:t>
      </w:r>
      <w:proofErr w:type="spellEnd"/>
      <w:r w:rsidRPr="00A4618F">
        <w:t xml:space="preserve"> was first documented, large monospecific mats were reported to be confined to the upper intertidal zones (</w:t>
      </w:r>
      <w:proofErr w:type="spellStart"/>
      <w:r w:rsidRPr="00A4618F">
        <w:t>Rueness</w:t>
      </w:r>
      <w:proofErr w:type="spellEnd"/>
      <w:r w:rsidRPr="00A4618F">
        <w:t xml:space="preserve">, 2005); however, their spatial distribution relative to the mudflat topography and elevation had not been quantitatively assessed. In coastal lagoons of the East Atlantic coast, Besterman et al. (2021) have shown that the mudflat topography was a significant predictor of its abundance. Recent drone surveys have delineated </w:t>
      </w:r>
      <w:r w:rsidRPr="00A4618F">
        <w:rPr>
          <w:i/>
          <w:iCs/>
        </w:rPr>
        <w:t xml:space="preserve">G. </w:t>
      </w:r>
      <w:proofErr w:type="spellStart"/>
      <w:r w:rsidRPr="00A4618F">
        <w:rPr>
          <w:i/>
          <w:iCs/>
        </w:rPr>
        <w:t>vermiculophylla</w:t>
      </w:r>
      <w:proofErr w:type="spellEnd"/>
      <w:r w:rsidRPr="00A4618F">
        <w:t xml:space="preserve"> mats using either (</w:t>
      </w:r>
      <w:proofErr w:type="spellStart"/>
      <w:r w:rsidRPr="00A4618F">
        <w:t>i</w:t>
      </w:r>
      <w:proofErr w:type="spellEnd"/>
      <w:r w:rsidRPr="00A4618F">
        <w:t xml:space="preserve">) manual photointerpretation of </w:t>
      </w:r>
      <w:proofErr w:type="spellStart"/>
      <w:r w:rsidRPr="00A4618F">
        <w:t>orthomosaics</w:t>
      </w:r>
      <w:proofErr w:type="spellEnd"/>
      <w:r w:rsidRPr="00A4618F">
        <w:t xml:space="preserve"> or (ii) site-specific NDVI thresholds (Ross and Snyder, 2022). While informative, these techniques are difficult to transfer to new estuaries because both visual classification and NDVI </w:t>
      </w:r>
      <w:proofErr w:type="gramStart"/>
      <w:r w:rsidRPr="00A4618F">
        <w:t>break-points</w:t>
      </w:r>
      <w:proofErr w:type="gramEnd"/>
      <w:r w:rsidRPr="00A4618F">
        <w:t xml:space="preserve"> must be re-calibrated for local light, tide, and co-occurring algae. Thus basin-wide, </w:t>
      </w:r>
      <w:proofErr w:type="spellStart"/>
      <w:r w:rsidRPr="00A4618F">
        <w:t>standardised</w:t>
      </w:r>
      <w:proofErr w:type="spellEnd"/>
      <w:r w:rsidRPr="00A4618F">
        <w:t xml:space="preserve"> maps are still lacking (Abreu et al., 2011; </w:t>
      </w:r>
      <w:proofErr w:type="spellStart"/>
      <w:r w:rsidRPr="00A4618F">
        <w:t>Sfriso</w:t>
      </w:r>
      <w:proofErr w:type="spellEnd"/>
      <w:r w:rsidRPr="00A4618F">
        <w:t xml:space="preserve"> et al., 2012; Thomsen et al., 2007; Weinberger et al., 2008).</w:t>
      </w:r>
    </w:p>
    <w:p w14:paraId="2C39233B" w14:textId="77777777" w:rsidR="00632854" w:rsidRPr="00A4618F" w:rsidRDefault="00632854" w:rsidP="007D563B">
      <w:pPr>
        <w:pStyle w:val="Corpsdetexte"/>
        <w:jc w:val="both"/>
      </w:pPr>
      <w:r w:rsidRPr="00A4618F">
        <w:t xml:space="preserve">Remote sensing has revolutionized our ability to monitor and manage coastal ecosystems, offering efficient and scalable methods for detecting environmental changes in intertidal vegetation across a wide range of </w:t>
      </w:r>
      <w:proofErr w:type="spellStart"/>
      <w:r w:rsidRPr="00A4618F">
        <w:t>spatio</w:t>
      </w:r>
      <w:proofErr w:type="spellEnd"/>
      <w:r w:rsidRPr="00A4618F">
        <w:t xml:space="preserve">-temporal scales (Calleja et al., 2017; Davies et al., 2024a, 2024b; Valle et al., 2015; </w:t>
      </w:r>
      <w:proofErr w:type="spellStart"/>
      <w:r w:rsidRPr="00A4618F">
        <w:t>Zoffoli</w:t>
      </w:r>
      <w:proofErr w:type="spellEnd"/>
      <w:r w:rsidRPr="00A4618F">
        <w:t xml:space="preserve">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w:t>
      </w:r>
      <w:proofErr w:type="spellStart"/>
      <w:r w:rsidRPr="00A4618F">
        <w:t>Diruit</w:t>
      </w:r>
      <w:proofErr w:type="spellEnd"/>
      <w:r w:rsidRPr="00A4618F">
        <w:t xml:space="preserve"> et al., 2022; </w:t>
      </w:r>
      <w:proofErr w:type="spellStart"/>
      <w:r w:rsidRPr="00A4618F">
        <w:t>Peidro</w:t>
      </w:r>
      <w:proofErr w:type="spellEnd"/>
      <w:r w:rsidRPr="00A4618F">
        <w:t xml:space="preserve">-Devesa et al., 2024). While it lacks the temporal consistency of satellite missions, drone remote sensing makes it possible to </w:t>
      </w:r>
      <w:proofErr w:type="gramStart"/>
      <w:r w:rsidRPr="00A4618F">
        <w:t>acquire at</w:t>
      </w:r>
      <w:proofErr w:type="gramEnd"/>
      <w:r w:rsidRPr="00A4618F">
        <w:t xml:space="preserve"> extremely high spatial resolution (i.e. cm-scale), rapidly target specific areas of interest, and provide observations in overcast conditions. In particular, </w:t>
      </w:r>
      <w:r w:rsidRPr="00A4618F">
        <w:lastRenderedPageBreak/>
        <w:t>the potential of drone remote sensing for monitoring the surface area occupied by Invasive Alien Species has been demonstrated (Roca et al., 2022). Drone-based photogrammetry also makes it possible to characterize the distribution of intertidal vegetation together with mudflat geomorphology, thus improving our understanding of primary producers patterning (</w:t>
      </w:r>
      <w:proofErr w:type="spellStart"/>
      <w:r w:rsidRPr="00A4618F">
        <w:t>Brunier</w:t>
      </w:r>
      <w:proofErr w:type="spellEnd"/>
      <w:r w:rsidRPr="00A4618F">
        <w:t xml:space="preserve"> et al., 2022; Douglas et al., 2024).</w:t>
      </w:r>
    </w:p>
    <w:p w14:paraId="5C151C92" w14:textId="3553CE9F" w:rsidR="008125D5" w:rsidRPr="00A4618F" w:rsidRDefault="008125D5" w:rsidP="008125D5">
      <w:pPr>
        <w:spacing w:line="360" w:lineRule="auto"/>
      </w:pPr>
      <w:r w:rsidRPr="00A4618F">
        <w:t xml:space="preserve">In this study we coupled </w:t>
      </w:r>
      <w:proofErr w:type="spellStart"/>
      <w:r w:rsidRPr="00A4618F">
        <w:t>centimetre</w:t>
      </w:r>
      <w:proofErr w:type="spellEnd"/>
      <w:r w:rsidRPr="00A4618F">
        <w:t xml:space="preserve">-resolution drone imagery with complementary spatial data to resolve three outstanding objectives about the European invasion of </w:t>
      </w:r>
      <w:proofErr w:type="spellStart"/>
      <w:r w:rsidRPr="00A4618F">
        <w:rPr>
          <w:i/>
          <w:iCs/>
        </w:rPr>
        <w:t>Gracilaria</w:t>
      </w:r>
      <w:proofErr w:type="spellEnd"/>
      <w:r w:rsidRPr="00A4618F">
        <w:rPr>
          <w:i/>
          <w:iCs/>
        </w:rPr>
        <w:t xml:space="preserve"> </w:t>
      </w:r>
      <w:proofErr w:type="spellStart"/>
      <w:r w:rsidRPr="00A4618F">
        <w:rPr>
          <w:i/>
          <w:iCs/>
        </w:rPr>
        <w:t>vermiculophylla</w:t>
      </w:r>
      <w:proofErr w:type="spellEnd"/>
      <w:r w:rsidRPr="00A4618F">
        <w:t xml:space="preserve">. First, an adapted version of the DISCOV convolutional network classifier (Oiry et al. 2024)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A4618F">
        <w:t>favoured</w:t>
      </w:r>
      <w:proofErr w:type="spellEnd"/>
      <w:r w:rsidRPr="00A4618F">
        <w:t xml:space="preserve"> its establishment. Third, a time-series of aerial photographs dating back to the early 1950s was </w:t>
      </w:r>
      <w:proofErr w:type="spellStart"/>
      <w:r w:rsidRPr="00A4618F">
        <w:t>analysed</w:t>
      </w:r>
      <w:proofErr w:type="spellEnd"/>
      <w:r w:rsidRPr="00A4618F">
        <w:t xml:space="preserve"> to reconstruct the long-term expansion of </w:t>
      </w:r>
      <w:r w:rsidRPr="00A4618F">
        <w:rPr>
          <w:i/>
          <w:iCs/>
        </w:rPr>
        <w:t xml:space="preserve">G. </w:t>
      </w:r>
      <w:proofErr w:type="spellStart"/>
      <w:r w:rsidRPr="00A4618F">
        <w:rPr>
          <w:i/>
          <w:iCs/>
        </w:rPr>
        <w:t>vermiculophylla</w:t>
      </w:r>
      <w:proofErr w:type="spellEnd"/>
      <w:r w:rsidRPr="00A4618F">
        <w:t xml:space="preserve"> in its European bridgehead, the </w:t>
      </w:r>
      <w:proofErr w:type="spellStart"/>
      <w:r w:rsidRPr="00A4618F">
        <w:t>Bélon</w:t>
      </w:r>
      <w:proofErr w:type="spellEnd"/>
      <w:r w:rsidRPr="00A4618F">
        <w:t xml:space="preserve"> estuary, and to quantify changes in </w:t>
      </w:r>
      <w:proofErr w:type="gramStart"/>
      <w:r w:rsidRPr="00A4618F">
        <w:t>areal</w:t>
      </w:r>
      <w:proofErr w:type="gramEnd"/>
      <w:r w:rsidRPr="00A4618F">
        <w:t xml:space="preserve"> cover across seven decades. Together, these steps link centimeter-scale mapping to ecological mechanisms and invasion trajectory, advancing both drone-based remote sensing and our understanding of soft-sediment invasions by </w:t>
      </w:r>
      <w:r w:rsidRPr="00A4618F">
        <w:rPr>
          <w:i/>
          <w:iCs/>
        </w:rPr>
        <w:t xml:space="preserve">G. </w:t>
      </w:r>
      <w:proofErr w:type="spellStart"/>
      <w:r w:rsidRPr="00A4618F">
        <w:rPr>
          <w:i/>
          <w:iCs/>
        </w:rPr>
        <w:t>vermiculophylla</w:t>
      </w:r>
      <w:proofErr w:type="spellEnd"/>
      <w:r w:rsidRPr="00A4618F">
        <w:t>, while also providing actionable information for management and policy.</w:t>
      </w:r>
    </w:p>
    <w:p w14:paraId="04F634B6" w14:textId="2CE12EE6" w:rsidR="0056752A" w:rsidRPr="00A4618F" w:rsidRDefault="00000000" w:rsidP="007D563B">
      <w:pPr>
        <w:pStyle w:val="Titre1"/>
        <w:jc w:val="both"/>
      </w:pPr>
      <w:r w:rsidRPr="00A4618F">
        <w:t>2. Materi</w:t>
      </w:r>
      <w:r w:rsidR="00587528" w:rsidRPr="00A4618F">
        <w:t>a</w:t>
      </w:r>
      <w:r w:rsidRPr="00A4618F">
        <w:t>l &amp; Methods</w:t>
      </w:r>
    </w:p>
    <w:p w14:paraId="7450E17D" w14:textId="77777777" w:rsidR="0056752A" w:rsidRPr="00A4618F" w:rsidRDefault="00000000" w:rsidP="007D563B">
      <w:pPr>
        <w:pStyle w:val="Titre2"/>
        <w:jc w:val="both"/>
      </w:pPr>
      <w:bookmarkStart w:id="21" w:name="study-sites"/>
      <w:r w:rsidRPr="00A4618F">
        <w:t>2.1 Study sites</w:t>
      </w:r>
    </w:p>
    <w:p w14:paraId="3CA0457C" w14:textId="77777777" w:rsidR="00632854" w:rsidRPr="00A4618F" w:rsidRDefault="00000000" w:rsidP="007D563B">
      <w:pPr>
        <w:pStyle w:val="Corpsdetexte"/>
        <w:jc w:val="both"/>
      </w:pPr>
      <w:r w:rsidRPr="00A4618F">
        <w:t xml:space="preserve">Field </w:t>
      </w:r>
      <w:r w:rsidR="00632854" w:rsidRPr="00A4618F">
        <w:t>campaigns were conducted at three study sites and four stations across France and Spain. At each site, two locations were investigated (</w:t>
      </w:r>
      <w:hyperlink w:anchor="fig-location_sites" w:history="1">
        <w:r w:rsidR="00632854" w:rsidRPr="00A4618F">
          <w:rPr>
            <w:rStyle w:val="Lienhypertexte"/>
          </w:rPr>
          <w:t>Figure 1</w:t>
        </w:r>
      </w:hyperlink>
      <w:r w:rsidR="00632854" w:rsidRPr="00A4618F">
        <w:t>). The Aven &amp; Belon estuaries in South Brittany, France (</w:t>
      </w:r>
      <w:hyperlink w:anchor="fig-location_sites" w:history="1">
        <w:r w:rsidR="00632854" w:rsidRPr="00A4618F">
          <w:rPr>
            <w:rStyle w:val="Lienhypertexte"/>
          </w:rPr>
          <w:t>Figure 1</w:t>
        </w:r>
      </w:hyperlink>
      <w:r w:rsidR="00632854" w:rsidRPr="00A4618F">
        <w:t xml:space="preserve"> A &amp; C) are dynamic ria-type systems </w:t>
      </w:r>
      <w:r w:rsidR="00632854" w:rsidRPr="00A4618F">
        <w:lastRenderedPageBreak/>
        <w:t xml:space="preserve">hosting diverse habitats, including tidal flats and subtidal zones with coarse, marine-origin sediments (Castaing and </w:t>
      </w:r>
      <w:proofErr w:type="spellStart"/>
      <w:r w:rsidR="00632854" w:rsidRPr="00A4618F">
        <w:t>Guilcher</w:t>
      </w:r>
      <w:proofErr w:type="spellEnd"/>
      <w:r w:rsidR="00632854" w:rsidRPr="00A4618F">
        <w:t xml:space="preserve">, 1995; Michel et al., 2021). These habitats support key benthic species such as </w:t>
      </w:r>
      <w:proofErr w:type="spellStart"/>
      <w:r w:rsidR="00632854" w:rsidRPr="00A4618F">
        <w:rPr>
          <w:i/>
          <w:iCs/>
        </w:rPr>
        <w:t>Scrobicularia</w:t>
      </w:r>
      <w:proofErr w:type="spellEnd"/>
      <w:r w:rsidR="00632854" w:rsidRPr="00A4618F">
        <w:rPr>
          <w:i/>
          <w:iCs/>
        </w:rPr>
        <w:t xml:space="preserve"> plana</w:t>
      </w:r>
      <w:r w:rsidR="00632854" w:rsidRPr="00A4618F">
        <w:t xml:space="preserve"> – the peppery furrow shell, an infaunal bivalve deposit-feeder; </w:t>
      </w:r>
      <w:proofErr w:type="spellStart"/>
      <w:r w:rsidR="00632854" w:rsidRPr="00A4618F">
        <w:rPr>
          <w:i/>
          <w:iCs/>
        </w:rPr>
        <w:t>Cerastoderma</w:t>
      </w:r>
      <w:proofErr w:type="spellEnd"/>
      <w:r w:rsidR="00632854" w:rsidRPr="00A4618F">
        <w:rPr>
          <w:i/>
          <w:iCs/>
        </w:rPr>
        <w:t xml:space="preserve"> </w:t>
      </w:r>
      <w:proofErr w:type="spellStart"/>
      <w:r w:rsidR="00632854" w:rsidRPr="00A4618F">
        <w:rPr>
          <w:i/>
          <w:iCs/>
        </w:rPr>
        <w:t>edule</w:t>
      </w:r>
      <w:proofErr w:type="spellEnd"/>
      <w:r w:rsidR="00632854" w:rsidRPr="00A4618F">
        <w:t xml:space="preserve"> – the common cockle, a suspension-feeding bivalve; and </w:t>
      </w:r>
      <w:r w:rsidR="00632854" w:rsidRPr="00A4618F">
        <w:rPr>
          <w:i/>
          <w:iCs/>
        </w:rPr>
        <w:t>Tellina tenuis</w:t>
      </w:r>
      <w:r w:rsidR="00632854" w:rsidRPr="00A4618F">
        <w:t xml:space="preserve"> – the thin </w:t>
      </w:r>
      <w:proofErr w:type="spellStart"/>
      <w:r w:rsidR="00632854" w:rsidRPr="00A4618F">
        <w:t>tellin</w:t>
      </w:r>
      <w:proofErr w:type="spellEnd"/>
      <w:r w:rsidR="00632854" w:rsidRPr="00A4618F">
        <w:t xml:space="preserve">, a small burrowing bivalve, all of which play essential roles in sediment bioturbation and nutrient cycling (Blanchet et al., 2014; </w:t>
      </w:r>
      <w:proofErr w:type="spellStart"/>
      <w:r w:rsidR="00632854" w:rsidRPr="00A4618F">
        <w:t>Tankoua</w:t>
      </w:r>
      <w:proofErr w:type="spellEnd"/>
      <w:r w:rsidR="00632854" w:rsidRPr="00A4618F">
        <w:t xml:space="preserve"> et al., 2011). These estuaries serve as a nursery for juvenile fish and a feeding ground for migratory birds, with their ecological productivity driven by a mix of euryhaline and marine species adapted to salinity gradients (Blanchet et al., 2014). Oyster farming, particularly </w:t>
      </w:r>
      <w:r w:rsidR="00632854" w:rsidRPr="00A4618F">
        <w:rPr>
          <w:i/>
          <w:iCs/>
        </w:rPr>
        <w:t>Crassostrea gigas</w:t>
      </w:r>
      <w:r w:rsidR="00632854" w:rsidRPr="00A4618F">
        <w:t xml:space="preserve"> – the Pacific oyster, a large reef-building filter feeder (recent genetic studies have proposed reclassifying this species as </w:t>
      </w:r>
      <w:proofErr w:type="spellStart"/>
      <w:r w:rsidR="00632854" w:rsidRPr="00A4618F">
        <w:rPr>
          <w:i/>
          <w:iCs/>
        </w:rPr>
        <w:t>Magallana</w:t>
      </w:r>
      <w:proofErr w:type="spellEnd"/>
      <w:r w:rsidR="00632854" w:rsidRPr="00A4618F">
        <w:rPr>
          <w:i/>
          <w:iCs/>
        </w:rPr>
        <w:t xml:space="preserve"> gigas</w:t>
      </w:r>
      <w:r w:rsidR="00632854" w:rsidRPr="00A4618F">
        <w:t xml:space="preserve">, but </w:t>
      </w:r>
      <w:r w:rsidR="00632854" w:rsidRPr="00A4618F">
        <w:rPr>
          <w:i/>
          <w:iCs/>
        </w:rPr>
        <w:t>Crassostrea gigas</w:t>
      </w:r>
      <w:r w:rsidR="00632854" w:rsidRPr="00A4618F">
        <w:t xml:space="preserve"> remains widely used in environmental management literature), is a dominant activity, altering sediment dynamics and local biodiversity (Michel et al., 2021). Despite its ecological richness, the estuary faces pressures from nutrient loading and physical alteration (</w:t>
      </w:r>
      <w:proofErr w:type="spellStart"/>
      <w:r w:rsidR="00632854" w:rsidRPr="00A4618F">
        <w:t>Tankoua</w:t>
      </w:r>
      <w:proofErr w:type="spellEnd"/>
      <w:r w:rsidR="00632854" w:rsidRPr="00A4618F">
        <w:t xml:space="preserve"> et al., 2011).</w:t>
      </w:r>
    </w:p>
    <w:p w14:paraId="6B968D98" w14:textId="77777777" w:rsidR="00632854" w:rsidRPr="00A4618F" w:rsidRDefault="00632854" w:rsidP="007D563B">
      <w:pPr>
        <w:pStyle w:val="Corpsdetexte"/>
        <w:jc w:val="both"/>
      </w:pPr>
      <w:r w:rsidRPr="00A4618F">
        <w:t>The Saja-</w:t>
      </w:r>
      <w:proofErr w:type="spellStart"/>
      <w:r w:rsidRPr="00A4618F">
        <w:t>Besaya</w:t>
      </w:r>
      <w:proofErr w:type="spellEnd"/>
      <w:r w:rsidRPr="00A4618F">
        <w:t xml:space="preserve"> Estuary, situated along the Cantabrian Coast in northern Spain, is characterized by the confluence of the Saja and </w:t>
      </w:r>
      <w:proofErr w:type="spellStart"/>
      <w:r w:rsidRPr="00A4618F">
        <w:t>Besaya</w:t>
      </w:r>
      <w:proofErr w:type="spellEnd"/>
      <w:r w:rsidRPr="00A4618F">
        <w:t xml:space="preserve"> rivers near </w:t>
      </w:r>
      <w:proofErr w:type="spellStart"/>
      <w:r w:rsidRPr="00A4618F">
        <w:t>Torrelavega</w:t>
      </w:r>
      <w:proofErr w:type="spellEnd"/>
      <w:r w:rsidRPr="00A4618F">
        <w:t xml:space="preserve"> (</w:t>
      </w:r>
      <w:hyperlink w:anchor="fig-location_sites" w:history="1">
        <w:r w:rsidRPr="00A4618F">
          <w:rPr>
            <w:rStyle w:val="Lienhypertexte"/>
          </w:rPr>
          <w:t>Figure 1</w:t>
        </w:r>
      </w:hyperlink>
      <w:r w:rsidRPr="00A4618F">
        <w:t xml:space="preserve"> C). The estuary, also known as San Martín de la Arena or </w:t>
      </w:r>
      <w:proofErr w:type="spellStart"/>
      <w:r w:rsidRPr="00A4618F">
        <w:t>Suances</w:t>
      </w:r>
      <w:proofErr w:type="spellEnd"/>
      <w:r w:rsidRPr="00A4618F">
        <w:t xml:space="preserve">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6752A" w:rsidRPr="00A4618F" w14:paraId="5FA2F243" w14:textId="77777777">
        <w:tc>
          <w:tcPr>
            <w:tcW w:w="7920" w:type="dxa"/>
          </w:tcPr>
          <w:p w14:paraId="38AE59DB" w14:textId="77777777" w:rsidR="0056752A" w:rsidRPr="00A4618F" w:rsidRDefault="00000000" w:rsidP="007D563B">
            <w:pPr>
              <w:pStyle w:val="Compact"/>
              <w:jc w:val="both"/>
            </w:pPr>
            <w:bookmarkStart w:id="22" w:name="fig-location_sites"/>
            <w:bookmarkStart w:id="23" w:name="cell-fig-location_sites"/>
            <w:r w:rsidRPr="00A4618F">
              <w:rPr>
                <w:noProof/>
              </w:rPr>
              <w:lastRenderedPageBreak/>
              <w:drawing>
                <wp:inline distT="0" distB="0" distL="0" distR="0" wp14:anchorId="2EF85190" wp14:editId="075DC56D">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8"/>
                          <a:stretch>
                            <a:fillRect/>
                          </a:stretch>
                        </pic:blipFill>
                        <pic:spPr bwMode="auto">
                          <a:xfrm>
                            <a:off x="0" y="0"/>
                            <a:ext cx="5646420" cy="5646420"/>
                          </a:xfrm>
                          <a:prstGeom prst="rect">
                            <a:avLst/>
                          </a:prstGeom>
                          <a:noFill/>
                          <a:ln w="9525">
                            <a:noFill/>
                            <a:headEnd/>
                            <a:tailEnd/>
                          </a:ln>
                        </pic:spPr>
                      </pic:pic>
                    </a:graphicData>
                  </a:graphic>
                </wp:inline>
              </w:drawing>
            </w:r>
          </w:p>
          <w:p w14:paraId="13B9F2C4" w14:textId="77777777" w:rsidR="0056752A" w:rsidRPr="00A4618F" w:rsidRDefault="00000000" w:rsidP="007D563B">
            <w:pPr>
              <w:pStyle w:val="ImageCaption"/>
              <w:spacing w:before="200"/>
              <w:jc w:val="both"/>
            </w:pPr>
            <w:r w:rsidRPr="00A4618F">
              <w:t>Figure 1: Location of the drone flights at the three study sites. A: Flights made in Aven Estuary, France; B: Flights made in Belon Estuary, France; C: Flights made at the two stations of the Saja Estuary, Spain. Golden polygons represent intertidal areas.</w:t>
            </w:r>
          </w:p>
        </w:tc>
        <w:bookmarkEnd w:id="22"/>
      </w:tr>
    </w:tbl>
    <w:p w14:paraId="0934E2DD" w14:textId="77777777" w:rsidR="0056752A" w:rsidRPr="00A4618F" w:rsidRDefault="00000000" w:rsidP="007D563B">
      <w:pPr>
        <w:pStyle w:val="Titre2"/>
        <w:jc w:val="both"/>
      </w:pPr>
      <w:bookmarkStart w:id="24" w:name="sec-DroneFlights"/>
      <w:bookmarkEnd w:id="21"/>
      <w:bookmarkEnd w:id="23"/>
      <w:r w:rsidRPr="00A4618F">
        <w:lastRenderedPageBreak/>
        <w:t>2.2 Remote sensing data acquisition and pre-processing</w:t>
      </w:r>
    </w:p>
    <w:tbl>
      <w:tblPr>
        <w:tblStyle w:val="Table"/>
        <w:tblW w:w="5000" w:type="pct"/>
        <w:tblLayout w:type="fixed"/>
        <w:tblLook w:val="0000" w:firstRow="0" w:lastRow="0" w:firstColumn="0" w:lastColumn="0" w:noHBand="0" w:noVBand="0"/>
      </w:tblPr>
      <w:tblGrid>
        <w:gridCol w:w="9360"/>
      </w:tblGrid>
      <w:tr w:rsidR="0056752A" w:rsidRPr="00A4618F" w14:paraId="6B79AA76" w14:textId="77777777">
        <w:tc>
          <w:tcPr>
            <w:tcW w:w="7920" w:type="dxa"/>
          </w:tcPr>
          <w:p w14:paraId="4CEFE8B0" w14:textId="77777777" w:rsidR="0056752A" w:rsidRPr="00A4618F" w:rsidRDefault="00000000" w:rsidP="007D563B">
            <w:pPr>
              <w:pStyle w:val="Compact"/>
              <w:jc w:val="both"/>
            </w:pPr>
            <w:bookmarkStart w:id="25" w:name="fig-PictureFigure"/>
            <w:bookmarkStart w:id="26" w:name="cell-fig-PictureFigure"/>
            <w:r w:rsidRPr="00A4618F">
              <w:rPr>
                <w:noProof/>
              </w:rPr>
              <w:drawing>
                <wp:inline distT="0" distB="0" distL="0" distR="0" wp14:anchorId="336B9E58" wp14:editId="7CFD9E04">
                  <wp:extent cx="4876800" cy="6832396"/>
                  <wp:effectExtent l="0" t="0" r="0" b="698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png"/>
                          <pic:cNvPicPr>
                            <a:picLocks noChangeAspect="1" noChangeArrowheads="1"/>
                          </pic:cNvPicPr>
                        </pic:nvPicPr>
                        <pic:blipFill>
                          <a:blip r:embed="rId9"/>
                          <a:stretch>
                            <a:fillRect/>
                          </a:stretch>
                        </pic:blipFill>
                        <pic:spPr bwMode="auto">
                          <a:xfrm>
                            <a:off x="0" y="0"/>
                            <a:ext cx="4890959" cy="6852233"/>
                          </a:xfrm>
                          <a:prstGeom prst="rect">
                            <a:avLst/>
                          </a:prstGeom>
                          <a:noFill/>
                          <a:ln w="9525">
                            <a:noFill/>
                            <a:headEnd/>
                            <a:tailEnd/>
                          </a:ln>
                        </pic:spPr>
                      </pic:pic>
                    </a:graphicData>
                  </a:graphic>
                </wp:inline>
              </w:drawing>
            </w:r>
          </w:p>
          <w:p w14:paraId="2ABE8ED1" w14:textId="77777777" w:rsidR="0056752A" w:rsidRPr="00A4618F" w:rsidRDefault="00000000" w:rsidP="007D563B">
            <w:pPr>
              <w:pStyle w:val="ImageCaption"/>
              <w:spacing w:before="200"/>
              <w:jc w:val="both"/>
            </w:pPr>
            <w:r w:rsidRPr="00A4618F">
              <w:t xml:space="preserve">Figure 2: </w:t>
            </w:r>
            <w:proofErr w:type="spellStart"/>
            <w:r w:rsidRPr="00A4618F">
              <w:rPr>
                <w:iCs/>
              </w:rPr>
              <w:t>Gracilaria</w:t>
            </w:r>
            <w:proofErr w:type="spellEnd"/>
            <w:r w:rsidRPr="00A4618F">
              <w:rPr>
                <w:iCs/>
              </w:rPr>
              <w:t xml:space="preserve"> </w:t>
            </w:r>
            <w:proofErr w:type="spellStart"/>
            <w:r w:rsidRPr="00A4618F">
              <w:rPr>
                <w:iCs/>
              </w:rPr>
              <w:t>vermiculophylla</w:t>
            </w:r>
            <w:proofErr w:type="spellEnd"/>
            <w:r w:rsidRPr="00A4618F">
              <w:t xml:space="preserve"> in </w:t>
            </w:r>
            <w:proofErr w:type="gramStart"/>
            <w:r w:rsidRPr="00A4618F">
              <w:t>the Belon</w:t>
            </w:r>
            <w:proofErr w:type="gramEnd"/>
            <w:r w:rsidRPr="00A4618F">
              <w:t xml:space="preserve">. A: Quadrat of 0.25 m² with a 100% cover of </w:t>
            </w:r>
            <w:r w:rsidRPr="00A4618F">
              <w:rPr>
                <w:iCs/>
              </w:rPr>
              <w:t xml:space="preserve">G. </w:t>
            </w:r>
            <w:proofErr w:type="spellStart"/>
            <w:r w:rsidRPr="00A4618F">
              <w:rPr>
                <w:iCs/>
              </w:rPr>
              <w:t>vermiculophylla</w:t>
            </w:r>
            <w:proofErr w:type="spellEnd"/>
            <w:r w:rsidRPr="00A4618F">
              <w:t xml:space="preserve">; B: Single thallus showing cylindrical branches; C: Landscape view of mudflats covered by monospecific mats of G. </w:t>
            </w:r>
            <w:proofErr w:type="spellStart"/>
            <w:r w:rsidRPr="00A4618F">
              <w:t>vermiculophylla</w:t>
            </w:r>
            <w:proofErr w:type="spellEnd"/>
            <w:r w:rsidRPr="00A4618F">
              <w:t xml:space="preserve">; D: Recording of the spectral signature of the algae using an ASD </w:t>
            </w:r>
            <w:proofErr w:type="spellStart"/>
            <w:r w:rsidRPr="00A4618F">
              <w:t>FieldSpec</w:t>
            </w:r>
            <w:proofErr w:type="spellEnd"/>
            <w:r w:rsidRPr="00A4618F">
              <w:t xml:space="preserve"> </w:t>
            </w:r>
            <w:proofErr w:type="spellStart"/>
            <w:r w:rsidRPr="00A4618F">
              <w:t>HandHeld</w:t>
            </w:r>
            <w:proofErr w:type="spellEnd"/>
            <w:r w:rsidRPr="00A4618F">
              <w:t xml:space="preserve"> 2 spectroradiometer.</w:t>
            </w:r>
          </w:p>
        </w:tc>
        <w:bookmarkEnd w:id="25"/>
      </w:tr>
    </w:tbl>
    <w:p w14:paraId="358D5619" w14:textId="77777777" w:rsidR="0056752A" w:rsidRPr="00A4618F" w:rsidRDefault="00000000" w:rsidP="007D563B">
      <w:pPr>
        <w:pStyle w:val="Titre3"/>
        <w:jc w:val="both"/>
      </w:pPr>
      <w:bookmarkStart w:id="27" w:name="hyperspectral-measurements"/>
      <w:bookmarkEnd w:id="26"/>
      <w:r w:rsidRPr="00A4618F">
        <w:lastRenderedPageBreak/>
        <w:t>2.2.1 Hyperspectral measurements</w:t>
      </w:r>
    </w:p>
    <w:p w14:paraId="0A2CBFD9" w14:textId="77777777" w:rsidR="0056752A" w:rsidRPr="00A4618F" w:rsidRDefault="00000000" w:rsidP="007D563B">
      <w:pPr>
        <w:pStyle w:val="FirstParagraph"/>
        <w:jc w:val="both"/>
      </w:pPr>
      <w:r w:rsidRPr="00A4618F">
        <w:t xml:space="preserve">At each location, hyperspectral reflectance signatures were recorded using an ASD </w:t>
      </w:r>
      <w:proofErr w:type="spellStart"/>
      <w:r w:rsidRPr="00A4618F">
        <w:t>FieldSpec</w:t>
      </w:r>
      <w:proofErr w:type="spellEnd"/>
      <w:r w:rsidRPr="00A4618F">
        <w:t xml:space="preserve"> </w:t>
      </w:r>
      <w:proofErr w:type="spellStart"/>
      <w:r w:rsidRPr="00A4618F">
        <w:t>HandHeld</w:t>
      </w:r>
      <w:proofErr w:type="spellEnd"/>
      <w:r w:rsidRPr="00A4618F">
        <w:t xml:space="preserve"> 2 spectroradiometer (Malvern </w:t>
      </w:r>
      <w:proofErr w:type="spellStart"/>
      <w:r w:rsidRPr="00A4618F">
        <w:t>Panalytical</w:t>
      </w:r>
      <w:proofErr w:type="spellEnd"/>
      <w:r w:rsidRPr="00A4618F">
        <w:t>, Worcestershire, UK), which measures reflectance from 325 to 1075 nm with a spectral resolution of approximately 1 nm (</w:t>
      </w:r>
      <w:hyperlink w:anchor="fig-PictureFigure">
        <w:r w:rsidR="0056752A" w:rsidRPr="00A4618F">
          <w:rPr>
            <w:rStyle w:val="Lienhypertexte"/>
          </w:rPr>
          <w:t>Figure 2</w:t>
        </w:r>
      </w:hyperlink>
      <w:r w:rsidRPr="00A4618F">
        <w:t xml:space="preserve"> D). Each spectrum was subsequently smoothed using a </w:t>
      </w:r>
      <w:proofErr w:type="spellStart"/>
      <w:r w:rsidRPr="00A4618F">
        <w:t>Savitzky</w:t>
      </w:r>
      <w:proofErr w:type="spellEnd"/>
      <w:r w:rsidRPr="00A4618F">
        <w:t>–Golay filter (</w:t>
      </w:r>
      <w:proofErr w:type="spellStart"/>
      <w:r w:rsidRPr="00A4618F">
        <w:t>Savitzky</w:t>
      </w:r>
      <w:proofErr w:type="spellEnd"/>
      <w:r w:rsidRPr="00A4618F">
        <w:t xml:space="preserve">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sidR="0056752A" w:rsidRPr="00A4618F">
          <w:rPr>
            <w:rStyle w:val="Lienhypertexte"/>
          </w:rPr>
          <w:t>Equation 1</w:t>
        </w:r>
      </w:hyperlink>
      <w:r w:rsidRPr="00A4618F">
        <w:t>).</w:t>
      </w:r>
    </w:p>
    <w:p w14:paraId="71C8953C" w14:textId="7292A5B2" w:rsidR="0056752A" w:rsidRPr="00A4618F" w:rsidRDefault="00000000" w:rsidP="007D563B">
      <w:pPr>
        <w:pStyle w:val="Corpsdetexte"/>
        <w:jc w:val="both"/>
      </w:pPr>
      <m:oMathPara>
        <m:oMathParaPr>
          <m:jc m:val="center"/>
        </m:oMathParaPr>
        <m:oMath>
          <m:sSup>
            <m:sSupPr>
              <m:ctrlPr>
                <w:rPr>
                  <w:rFonts w:ascii="Cambria Math" w:hAnsi="Cambria Math"/>
                </w:rPr>
              </m:ctrlPr>
            </m:sSupPr>
            <m:e>
              <m:r>
                <w:rPr>
                  <w:rFonts w:ascii="Cambria Math" w:hAnsi="Cambria Math"/>
                </w:rPr>
                <m:t>f</m:t>
              </m:r>
              <m:ctrlPr>
                <w:rPr>
                  <w:rFonts w:ascii="Cambria Math" w:hAnsi="Cambria Math"/>
                  <w:i/>
                </w:rPr>
              </m:ctrlP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sup>
          </m:sSup>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p>
    <w:p w14:paraId="371221D9" w14:textId="77777777" w:rsidR="0056752A" w:rsidRPr="00A4618F" w:rsidRDefault="00000000" w:rsidP="007D563B">
      <w:pPr>
        <w:pStyle w:val="FirstParagraph"/>
        <w:jc w:val="both"/>
      </w:pPr>
      <w:r w:rsidRPr="00A4618F">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rsidRPr="00A4618F">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A4618F">
        <w:t xml:space="preserve"> and </w:t>
      </w:r>
      <m:oMath>
        <m:r>
          <w:rPr>
            <w:rFonts w:ascii="Cambria Math" w:hAnsi="Cambria Math"/>
          </w:rPr>
          <m:t>Δλ</m:t>
        </m:r>
      </m:oMath>
      <w:r w:rsidRPr="00A4618F">
        <w:t xml:space="preserve"> is the uniform spectral sampling interval.</w:t>
      </w:r>
    </w:p>
    <w:p w14:paraId="4DA94FD5" w14:textId="77777777" w:rsidR="0056752A" w:rsidRPr="00A4618F" w:rsidRDefault="00000000" w:rsidP="007D563B">
      <w:pPr>
        <w:pStyle w:val="Titre3"/>
        <w:jc w:val="both"/>
      </w:pPr>
      <w:bookmarkStart w:id="28" w:name="drone-data"/>
      <w:bookmarkEnd w:id="27"/>
      <w:r w:rsidRPr="00A4618F">
        <w:t>2.2.2 Drone data</w:t>
      </w:r>
    </w:p>
    <w:p w14:paraId="73687B96" w14:textId="77777777" w:rsidR="0056752A" w:rsidRPr="00A4618F" w:rsidRDefault="00000000" w:rsidP="007D563B">
      <w:pPr>
        <w:pStyle w:val="FirstParagraph"/>
        <w:jc w:val="both"/>
      </w:pPr>
      <w:r w:rsidRPr="00A4618F">
        <w:t>A total of four drone flights were conducted across the three study sites. All flights were performed at an altitude of 120 m and a speed of 10 m·s⁻¹. Two flights were carried out in the Saja Estuary on June 25, 2024, covering areas of 20.4 hectares (</w:t>
      </w:r>
      <w:proofErr w:type="spellStart"/>
      <w:r w:rsidRPr="00A4618F">
        <w:t>Marisma</w:t>
      </w:r>
      <w:proofErr w:type="spellEnd"/>
      <w:r w:rsidRPr="00A4618F">
        <w:t xml:space="preserve"> de </w:t>
      </w:r>
      <w:proofErr w:type="spellStart"/>
      <w:r w:rsidRPr="00A4618F">
        <w:t>Cortiguera</w:t>
      </w:r>
      <w:proofErr w:type="spellEnd"/>
      <w:r w:rsidRPr="00A4618F">
        <w:t>) and 8.4 hectares (</w:t>
      </w:r>
      <w:proofErr w:type="spellStart"/>
      <w:r w:rsidRPr="00A4618F">
        <w:t>Marisma</w:t>
      </w:r>
      <w:proofErr w:type="spellEnd"/>
      <w:r w:rsidRPr="00A4618F">
        <w:t xml:space="preserve"> de </w:t>
      </w:r>
      <w:proofErr w:type="spellStart"/>
      <w:r w:rsidRPr="00A4618F">
        <w:t>Cudón</w:t>
      </w:r>
      <w:proofErr w:type="spellEnd"/>
      <w:r w:rsidRPr="00A4618F">
        <w:t>), respectively (</w:t>
      </w:r>
      <w:hyperlink w:anchor="fig-location_sites">
        <w:r w:rsidR="0056752A" w:rsidRPr="00A4618F">
          <w:rPr>
            <w:rStyle w:val="Lienhypertexte"/>
          </w:rPr>
          <w:t>Figure 1</w:t>
        </w:r>
      </w:hyperlink>
      <w:r w:rsidRPr="00A4618F">
        <w:t>). The other two flights took place in the Belon and Aven estuaries on April 11, 2024, covering areas of 21.3 hectares and 26.7 hectares, respectively.</w:t>
      </w:r>
    </w:p>
    <w:p w14:paraId="0A5A2833" w14:textId="77777777" w:rsidR="0056752A" w:rsidRPr="00A4618F" w:rsidRDefault="00000000" w:rsidP="007D563B">
      <w:pPr>
        <w:pStyle w:val="Titre4"/>
        <w:jc w:val="both"/>
      </w:pPr>
      <w:bookmarkStart w:id="29" w:name="sec-photo"/>
      <w:r w:rsidRPr="00A4618F">
        <w:t>2.2.2.1 Multispectral data</w:t>
      </w:r>
    </w:p>
    <w:p w14:paraId="63892A25" w14:textId="77777777" w:rsidR="00632854" w:rsidRPr="00A4618F" w:rsidRDefault="00632854" w:rsidP="007D563B">
      <w:pPr>
        <w:pStyle w:val="FirstParagraph"/>
        <w:jc w:val="both"/>
      </w:pPr>
      <w:r w:rsidRPr="00A4618F">
        <w:t xml:space="preserve">At each study site we flew a DJI Matrice 300 RTK fitted with a MicaSense </w:t>
      </w:r>
      <w:proofErr w:type="spellStart"/>
      <w:r w:rsidRPr="00A4618F">
        <w:t>RedEdge</w:t>
      </w:r>
      <w:proofErr w:type="spellEnd"/>
      <w:r w:rsidRPr="00A4618F">
        <w:t xml:space="preserve">-MX Dual to capture 1.2-Mpx frames in ten spectral bands spanning the visible to NIR range (444, 475, 531, 560, 650, 668, 705, 717, 740, 840 nm). Flights followed a </w:t>
      </w:r>
      <w:proofErr w:type="gramStart"/>
      <w:r w:rsidRPr="00A4618F">
        <w:t>lawn-mower</w:t>
      </w:r>
      <w:proofErr w:type="gramEnd"/>
      <w:r w:rsidRPr="00A4618F">
        <w:t xml:space="preserve"> pattern whose tracks were oriented 90° to the solar azimuth, </w:t>
      </w:r>
      <w:proofErr w:type="spellStart"/>
      <w:r w:rsidRPr="00A4618F">
        <w:t>minimising</w:t>
      </w:r>
      <w:proofErr w:type="spellEnd"/>
      <w:r w:rsidRPr="00A4618F">
        <w:t xml:space="preserve"> glinting effects, and maintained 80 % forward and 70 % side overlap at 120 m of flight height, giving an 8 cm ground-sampling distance to the final </w:t>
      </w:r>
      <w:proofErr w:type="spellStart"/>
      <w:r w:rsidRPr="00A4618F">
        <w:t>orthomosaic</w:t>
      </w:r>
      <w:proofErr w:type="spellEnd"/>
      <w:r w:rsidRPr="00A4618F">
        <w:t xml:space="preserve">. Before take-off and after landing a 50 </w:t>
      </w:r>
      <w:r w:rsidRPr="00A4618F">
        <w:lastRenderedPageBreak/>
        <w:t xml:space="preserve">% </w:t>
      </w:r>
      <w:proofErr w:type="spellStart"/>
      <w:r w:rsidRPr="00A4618F">
        <w:t>Spectralon</w:t>
      </w:r>
      <w:proofErr w:type="spellEnd"/>
      <w:r w:rsidRPr="00A4618F">
        <w:t xml:space="preserve">® panel was photographed; together with a 2.5 Hz down-welling irradiance from the on-board DLS2 these images were used for an empirical-line calibration. Raw digital numbers were first corrected for dark current, row noise and vignette (manufacturer coefficients), converted to at-sensor radiance, and finally to surface reflectance by linear fitting to the panel reflectance for each band while compensating frame-to-frame irradiance fluctuations recorded by the DLS2. Images were processed in </w:t>
      </w:r>
      <w:proofErr w:type="spellStart"/>
      <w:r w:rsidRPr="00A4618F">
        <w:t>Agisoft</w:t>
      </w:r>
      <w:proofErr w:type="spellEnd"/>
      <w:r w:rsidRPr="00A4618F">
        <w:t xml:space="preserve"> </w:t>
      </w:r>
      <w:proofErr w:type="spellStart"/>
      <w:r w:rsidRPr="00A4618F">
        <w:t>Metashape</w:t>
      </w:r>
      <w:proofErr w:type="spellEnd"/>
      <w:r w:rsidRPr="00A4618F">
        <w:t xml:space="preserve"> v 2.0.3 (</w:t>
      </w:r>
      <w:proofErr w:type="spellStart"/>
      <w:r w:rsidRPr="00A4618F">
        <w:t>Agisoft</w:t>
      </w:r>
      <w:proofErr w:type="spellEnd"/>
      <w:r w:rsidRPr="00A4618F">
        <w:t xml:space="preserve">, 2019) using a uniform template: sparse matching (40 000 key points · image⁻¹), tie-point filtering at a 1-pixel reprojection-error threshold, and bundle adjustment constrained solely by the real-time kinematic (RTK) positions embedded in each camera exposure (±1.6 cm XY, ±2.5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A4618F">
        <w:t>px</w:t>
      </w:r>
      <w:proofErr w:type="spellEnd"/>
      <w:r w:rsidRPr="00A4618F">
        <w:t xml:space="preserve"> (≈ 3.7 cm) and strip-alignment residuals &lt; 2 cm, confirming sub-pixel planimetric accuracy across the mosaics despite the absence of ground control.</w:t>
      </w:r>
    </w:p>
    <w:p w14:paraId="3FC4E5FF" w14:textId="5831B7D0" w:rsidR="0056752A" w:rsidRPr="00A4618F" w:rsidRDefault="00632854" w:rsidP="007D563B">
      <w:pPr>
        <w:pStyle w:val="FirstParagraph"/>
        <w:jc w:val="both"/>
      </w:pPr>
      <w:r w:rsidRPr="00A4618F">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p>
    <w:p w14:paraId="7FB84DAF" w14:textId="77777777" w:rsidR="0056752A" w:rsidRPr="00A4618F" w:rsidRDefault="00000000" w:rsidP="007D563B">
      <w:pPr>
        <w:pStyle w:val="Titre4"/>
        <w:jc w:val="both"/>
      </w:pPr>
      <w:bookmarkStart w:id="30" w:name="lidar-data"/>
      <w:bookmarkEnd w:id="29"/>
      <w:r w:rsidRPr="00A4618F">
        <w:t>2.2.2.2 LiDAR data</w:t>
      </w:r>
    </w:p>
    <w:p w14:paraId="5C8941E9" w14:textId="77777777" w:rsidR="0056752A" w:rsidRPr="00A4618F" w:rsidRDefault="00000000" w:rsidP="007D563B">
      <w:pPr>
        <w:pStyle w:val="FirstParagraph"/>
        <w:jc w:val="both"/>
      </w:pPr>
      <w:r w:rsidRPr="00A4618F">
        <w:t xml:space="preserve">Using the Matrice 300 Series Dual Gimbal Connector, a DJI </w:t>
      </w:r>
      <w:proofErr w:type="spellStart"/>
      <w:r w:rsidRPr="00A4618F">
        <w:t>Zenmuse</w:t>
      </w:r>
      <w:proofErr w:type="spellEnd"/>
      <w:r w:rsidRPr="00A4618F">
        <w:t xml:space="preserve"> L1 LiDAR and RGB sensor </w:t>
      </w:r>
      <w:proofErr w:type="gramStart"/>
      <w:r w:rsidRPr="00A4618F">
        <w:t>was</w:t>
      </w:r>
      <w:proofErr w:type="gramEnd"/>
      <w:r w:rsidRPr="00A4618F">
        <w:t xml:space="preserve"> mounted on the drone alongside the multispectral camera. This setup enabled the simultaneous capture of LiDAR point clouds, high-resolution RGB images, and multispectral images collected by the MicaSense </w:t>
      </w:r>
      <w:proofErr w:type="spellStart"/>
      <w:r w:rsidRPr="00A4618F">
        <w:t>RedEdge</w:t>
      </w:r>
      <w:proofErr w:type="spellEnd"/>
      <w:r w:rsidRPr="00A4618F">
        <w:t xml:space="preserve"> Dual MX during the same flight. The same processing workflow as </w:t>
      </w:r>
      <w:hyperlink w:anchor="sec-photo">
        <w:r w:rsidR="0056752A" w:rsidRPr="00A4618F">
          <w:rPr>
            <w:rStyle w:val="Lienhypertexte"/>
          </w:rPr>
          <w:t>Section 2.2.2.1</w:t>
        </w:r>
      </w:hyperlink>
      <w:r w:rsidRPr="00A4618F">
        <w:t xml:space="preserve"> was applied to process LiDAR RGB images, resulting in ortho-mosaic with a resolution of 2.5 cm per pixel. Since the </w:t>
      </w:r>
      <w:r w:rsidRPr="00A4618F">
        <w:lastRenderedPageBreak/>
        <w:t xml:space="preserve">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w:t>
      </w:r>
      <w:proofErr w:type="spellStart"/>
      <w:r w:rsidRPr="00A4618F">
        <w:t>Agisoft</w:t>
      </w:r>
      <w:proofErr w:type="spellEnd"/>
      <w:r w:rsidRPr="00A4618F">
        <w:t xml:space="preserve"> </w:t>
      </w:r>
      <w:proofErr w:type="spellStart"/>
      <w:r w:rsidRPr="00A4618F">
        <w:t>Metashape</w:t>
      </w:r>
      <w:proofErr w:type="spellEnd"/>
      <w:r w:rsidRPr="00A4618F">
        <w:t xml:space="preserve"> (</w:t>
      </w:r>
      <w:proofErr w:type="spellStart"/>
      <w:r w:rsidRPr="00A4618F">
        <w:t>Agisoft</w:t>
      </w:r>
      <w:proofErr w:type="spellEnd"/>
      <w:r w:rsidRPr="00A4618F">
        <w:t>, 2019) to generate a Digital Surface Model (DSM) with a resolution of 2.5 cm. From the DSM, the slope of each pixel based on a grid of 8 surrounding pixels was computed using the terrain function of the ‘terra’ package in R (</w:t>
      </w:r>
      <w:proofErr w:type="spellStart"/>
      <w:r w:rsidRPr="00A4618F">
        <w:t>Hijmans</w:t>
      </w:r>
      <w:proofErr w:type="spellEnd"/>
      <w:r w:rsidRPr="00A4618F">
        <w:t>, 2024). The angle of the mudflat was categorized into three classes: Flat (angle &lt; 10°), Angled (10° ≤ angle ≤ 40°), and Steep (angle &gt; 40°).</w:t>
      </w:r>
    </w:p>
    <w:p w14:paraId="18B273EB" w14:textId="77777777" w:rsidR="0056752A" w:rsidRPr="00A4618F" w:rsidRDefault="00000000" w:rsidP="007D563B">
      <w:pPr>
        <w:pStyle w:val="Titre2"/>
        <w:jc w:val="both"/>
      </w:pPr>
      <w:bookmarkStart w:id="31" w:name="scene-classification"/>
      <w:bookmarkEnd w:id="24"/>
      <w:bookmarkEnd w:id="28"/>
      <w:bookmarkEnd w:id="30"/>
      <w:r w:rsidRPr="00A4618F">
        <w:t>2.3 Scene classification</w:t>
      </w:r>
    </w:p>
    <w:p w14:paraId="22FA122E" w14:textId="77777777" w:rsidR="00632854" w:rsidRPr="00A4618F" w:rsidRDefault="00632854" w:rsidP="007D563B">
      <w:pPr>
        <w:pStyle w:val="Corpsdetexte"/>
        <w:jc w:val="both"/>
      </w:pPr>
      <w:r w:rsidRPr="00A4618F">
        <w:t>In a previous study we developed a neural-network classification model (DISCOV; Oiry et al. (2024</w:t>
      </w:r>
      <w:proofErr w:type="gramStart"/>
      <w:r w:rsidRPr="00A4618F">
        <w:t>)) —</w:t>
      </w:r>
      <w:proofErr w:type="gramEnd"/>
      <w:r w:rsidRPr="00A4618F">
        <w:t xml:space="preserve"> a feed-forward </w:t>
      </w:r>
      <w:proofErr w:type="spellStart"/>
      <w:proofErr w:type="gramStart"/>
      <w:r w:rsidRPr="00A4618F">
        <w:t>fastai</w:t>
      </w:r>
      <w:proofErr w:type="spellEnd"/>
      <w:r w:rsidRPr="00A4618F">
        <w:t xml:space="preserve"> network</w:t>
      </w:r>
      <w:proofErr w:type="gramEnd"/>
      <w:r w:rsidRPr="00A4618F">
        <w:t xml:space="preserve"> with two hidden layers, 26 054 trainable parameters, and 21 spectral predictors (10 raw MicaSense bands, their min-max-scaled counterparts, and NDVI) that was trained for 12 epochs to classify 5 classes of intertidal vegetation. The same model, already shown to map intertidal vegetation along the Portuguese and French Atlantic coasts with &gt;94 % overall accuracy and κ = 0.92 on an independent set of ≈536 000 pixels, is used here. The training dataset of DISCOV v1.0 (418 164 photo-interpreted pixels at 8 mm resolution across seven habitat classes) contained only 5 771 </w:t>
      </w:r>
      <w:proofErr w:type="spellStart"/>
      <w:r w:rsidRPr="00A4618F">
        <w:t>Florideophyceae</w:t>
      </w:r>
      <w:proofErr w:type="spellEnd"/>
      <w:r w:rsidRPr="00A4618F">
        <w:t xml:space="preserve"> pixels (3 %). To fill this gap, we updated the dataset with new training pixels from the five additional drone flights (</w:t>
      </w:r>
      <w:hyperlink w:anchor="sec-DroneFlights" w:history="1">
        <w:r w:rsidRPr="00A4618F">
          <w:rPr>
            <w:rStyle w:val="Lienhypertexte"/>
          </w:rPr>
          <w:t>Section 2.2</w:t>
        </w:r>
      </w:hyperlink>
      <w:r w:rsidRPr="00A4618F">
        <w:t>), adding 427000 pixels (</w:t>
      </w:r>
      <w:hyperlink w:anchor="sec-AnnexeA" w:history="1">
        <w:r w:rsidRPr="00A4618F">
          <w:rPr>
            <w:rStyle w:val="Lienhypertexte"/>
          </w:rPr>
          <w:t>Section 6.1</w:t>
        </w:r>
      </w:hyperlink>
      <w:r w:rsidRPr="00A4618F">
        <w:t>), following the methodology presented by Oiry et al. (2024).</w:t>
      </w:r>
    </w:p>
    <w:p w14:paraId="0B096457" w14:textId="77777777" w:rsidR="0056752A" w:rsidRPr="00A4618F" w:rsidRDefault="00000000" w:rsidP="007D563B">
      <w:pPr>
        <w:pStyle w:val="Corpsdetexte"/>
        <w:ind w:firstLine="0"/>
        <w:jc w:val="both"/>
      </w:pPr>
      <w:r w:rsidRPr="00A4618F">
        <w:t xml:space="preserve">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w:t>
      </w:r>
      <w:r w:rsidRPr="00A4618F">
        <w:lastRenderedPageBreak/>
        <w:t>across 79 snapshots distributed among the four drone flights (</w:t>
      </w:r>
      <w:hyperlink w:anchor="sec-AnnexeB">
        <w:r w:rsidR="0056752A" w:rsidRPr="00A4618F">
          <w:rPr>
            <w:rStyle w:val="Lienhypertexte"/>
          </w:rPr>
          <w:t>Section 6.2</w:t>
        </w:r>
      </w:hyperlink>
      <w:r w:rsidRPr="00A4618F">
        <w:t>). The validation dataset was then simplified into two classes: The presence or absence of red algae (</w:t>
      </w:r>
      <w:hyperlink w:anchor="fig-Workflow">
        <w:r w:rsidR="0056752A" w:rsidRPr="00A4618F">
          <w:rPr>
            <w:rStyle w:val="Lienhypertexte"/>
          </w:rPr>
          <w:t>Figure 3</w:t>
        </w:r>
      </w:hyperlink>
      <w:r w:rsidRPr="00A4618F">
        <w:t>).</w:t>
      </w:r>
    </w:p>
    <w:tbl>
      <w:tblPr>
        <w:tblStyle w:val="Table"/>
        <w:tblW w:w="5000" w:type="pct"/>
        <w:tblLayout w:type="fixed"/>
        <w:tblLook w:val="0000" w:firstRow="0" w:lastRow="0" w:firstColumn="0" w:lastColumn="0" w:noHBand="0" w:noVBand="0"/>
      </w:tblPr>
      <w:tblGrid>
        <w:gridCol w:w="9360"/>
      </w:tblGrid>
      <w:tr w:rsidR="0056752A" w:rsidRPr="00A4618F" w14:paraId="0AA38FCB" w14:textId="77777777">
        <w:tc>
          <w:tcPr>
            <w:tcW w:w="7920" w:type="dxa"/>
          </w:tcPr>
          <w:p w14:paraId="025B14E8" w14:textId="77777777" w:rsidR="0056752A" w:rsidRPr="00A4618F" w:rsidRDefault="00000000" w:rsidP="007D563B">
            <w:pPr>
              <w:pStyle w:val="Compact"/>
              <w:jc w:val="both"/>
            </w:pPr>
            <w:bookmarkStart w:id="32" w:name="fig-Workflow"/>
            <w:bookmarkStart w:id="33" w:name="cell-fig-Workflow"/>
            <w:r w:rsidRPr="00A4618F">
              <w:rPr>
                <w:noProof/>
              </w:rPr>
              <w:drawing>
                <wp:inline distT="0" distB="0" distL="0" distR="0" wp14:anchorId="06EB2090" wp14:editId="054CF188">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0"/>
                          <a:stretch>
                            <a:fillRect/>
                          </a:stretch>
                        </pic:blipFill>
                        <pic:spPr bwMode="auto">
                          <a:xfrm>
                            <a:off x="0" y="0"/>
                            <a:ext cx="5646420" cy="4298400"/>
                          </a:xfrm>
                          <a:prstGeom prst="rect">
                            <a:avLst/>
                          </a:prstGeom>
                          <a:noFill/>
                          <a:ln w="9525">
                            <a:noFill/>
                            <a:headEnd/>
                            <a:tailEnd/>
                          </a:ln>
                        </pic:spPr>
                      </pic:pic>
                    </a:graphicData>
                  </a:graphic>
                </wp:inline>
              </w:drawing>
            </w:r>
          </w:p>
          <w:p w14:paraId="7B3DBDB4" w14:textId="77777777" w:rsidR="0056752A" w:rsidRPr="00A4618F" w:rsidRDefault="00000000" w:rsidP="007D563B">
            <w:pPr>
              <w:pStyle w:val="ImageCaption"/>
              <w:spacing w:before="200"/>
              <w:jc w:val="both"/>
            </w:pPr>
            <w:r w:rsidRPr="00A4618F">
              <w:t xml:space="preserve">Figure 3: Schematic representation of the workflow. Parallelograms represent input or output data, rectangles represent Python processing algorithms, long </w:t>
            </w:r>
            <w:proofErr w:type="gramStart"/>
            <w:r w:rsidRPr="00A4618F">
              <w:t>rectangle</w:t>
            </w:r>
            <w:proofErr w:type="gramEnd"/>
            <w:r w:rsidRPr="00A4618F">
              <w:t xml:space="preserve"> represent instruments used and ovals represent study sites. Red shows Drone </w:t>
            </w:r>
            <w:proofErr w:type="gramStart"/>
            <w:r w:rsidRPr="00A4618F">
              <w:t>data;</w:t>
            </w:r>
            <w:proofErr w:type="gramEnd"/>
            <w:r w:rsidRPr="00A4618F">
              <w:t xml:space="preserve"> Orange shows the model training; Blue shows processing performed on the Digital Surface Model; Green shows the validation of the model; Purple shows the statistical analysis.</w:t>
            </w:r>
          </w:p>
        </w:tc>
        <w:bookmarkEnd w:id="32"/>
      </w:tr>
    </w:tbl>
    <w:p w14:paraId="3FD00A6E" w14:textId="77777777" w:rsidR="0056752A" w:rsidRPr="00A4618F" w:rsidRDefault="00000000" w:rsidP="007D563B">
      <w:pPr>
        <w:pStyle w:val="Titre2"/>
        <w:jc w:val="both"/>
      </w:pPr>
      <w:bookmarkStart w:id="34" w:name="Xee2dddcaa1211a6f2116377e612da7626914bc1"/>
      <w:bookmarkEnd w:id="31"/>
      <w:bookmarkEnd w:id="33"/>
      <w:r w:rsidRPr="00A4618F">
        <w:t xml:space="preserve">2.4 Historical Presence of </w:t>
      </w:r>
      <w:proofErr w:type="spellStart"/>
      <w:r w:rsidRPr="00A4618F">
        <w:rPr>
          <w:i/>
          <w:iCs/>
        </w:rPr>
        <w:t>Gracilaria</w:t>
      </w:r>
      <w:proofErr w:type="spellEnd"/>
      <w:r w:rsidRPr="00A4618F">
        <w:rPr>
          <w:i/>
          <w:iCs/>
        </w:rPr>
        <w:t xml:space="preserve"> </w:t>
      </w:r>
      <w:proofErr w:type="spellStart"/>
      <w:r w:rsidRPr="00A4618F">
        <w:rPr>
          <w:i/>
          <w:iCs/>
        </w:rPr>
        <w:t>vermiculophylla</w:t>
      </w:r>
      <w:proofErr w:type="spellEnd"/>
      <w:r w:rsidRPr="00A4618F">
        <w:t xml:space="preserve"> in the </w:t>
      </w:r>
      <w:proofErr w:type="spellStart"/>
      <w:r w:rsidRPr="00A4618F">
        <w:t>Bélon</w:t>
      </w:r>
      <w:proofErr w:type="spellEnd"/>
      <w:r w:rsidRPr="00A4618F">
        <w:t xml:space="preserve"> estuary</w:t>
      </w:r>
    </w:p>
    <w:p w14:paraId="2B2CF3D5" w14:textId="77777777" w:rsidR="0056752A" w:rsidRPr="00A4618F" w:rsidRDefault="00000000" w:rsidP="007D563B">
      <w:pPr>
        <w:pStyle w:val="FirstParagraph"/>
        <w:jc w:val="both"/>
      </w:pPr>
      <w:r w:rsidRPr="00A4618F">
        <w:t xml:space="preserve">To assess the historical presence of </w:t>
      </w:r>
      <w:r w:rsidRPr="00A4618F">
        <w:rPr>
          <w:i/>
          <w:iCs/>
        </w:rPr>
        <w:t xml:space="preserve">G. </w:t>
      </w:r>
      <w:proofErr w:type="spellStart"/>
      <w:r w:rsidRPr="00A4618F">
        <w:rPr>
          <w:i/>
          <w:iCs/>
        </w:rPr>
        <w:t>vermiculophylla</w:t>
      </w:r>
      <w:proofErr w:type="spellEnd"/>
      <w:r w:rsidRPr="00A4618F">
        <w:t xml:space="preserve"> in the Belon Estuary, aerial imagery from flight campaigns was obtained via the IGN platform “</w:t>
      </w:r>
      <w:proofErr w:type="spellStart"/>
      <w:r w:rsidRPr="00A4618F">
        <w:t>Remonter</w:t>
      </w:r>
      <w:proofErr w:type="spellEnd"/>
      <w:r w:rsidRPr="00A4618F">
        <w:t xml:space="preserve"> Le Temps” (IGN, 2024). Nine images were selected between 1952 and 2012 from the IGN platform and an additional one has been added for the year 2024 (</w:t>
      </w:r>
      <w:hyperlink w:anchor="sec-AnnexeC">
        <w:r w:rsidR="0056752A" w:rsidRPr="00A4618F">
          <w:rPr>
            <w:rStyle w:val="Lienhypertexte"/>
          </w:rPr>
          <w:t>Section 6.3</w:t>
        </w:r>
      </w:hyperlink>
      <w:r w:rsidRPr="00A4618F">
        <w:t xml:space="preserve">). Since most of the images </w:t>
      </w:r>
      <w:r w:rsidRPr="00A4618F">
        <w:lastRenderedPageBreak/>
        <w:t>retrieved from “</w:t>
      </w:r>
      <w:proofErr w:type="spellStart"/>
      <w:r w:rsidRPr="00A4618F">
        <w:t>Remonter</w:t>
      </w:r>
      <w:proofErr w:type="spellEnd"/>
      <w:r w:rsidRPr="00A4618F">
        <w:t xml:space="preserve"> Le Temps” were digitized versions of physical photographs, georeferencing was required.</w:t>
      </w:r>
    </w:p>
    <w:p w14:paraId="7692EBFF" w14:textId="77777777" w:rsidR="0056752A" w:rsidRPr="00A4618F" w:rsidRDefault="00000000" w:rsidP="007D563B">
      <w:pPr>
        <w:pStyle w:val="Corpsdetexte"/>
        <w:jc w:val="both"/>
      </w:pPr>
      <w:r w:rsidRPr="00A4618F">
        <w:t xml:space="preserve">For each date, polygons have been drawn around </w:t>
      </w:r>
      <w:r w:rsidRPr="00A4618F">
        <w:rPr>
          <w:i/>
          <w:iCs/>
        </w:rPr>
        <w:t xml:space="preserve">G. </w:t>
      </w:r>
      <w:proofErr w:type="spellStart"/>
      <w:r w:rsidRPr="00A4618F">
        <w:rPr>
          <w:i/>
          <w:iCs/>
        </w:rPr>
        <w:t>vermiculophylla</w:t>
      </w:r>
      <w:proofErr w:type="spellEnd"/>
      <w:r w:rsidRPr="00A4618F">
        <w:t xml:space="preserve"> patches by visual </w:t>
      </w:r>
      <w:proofErr w:type="gramStart"/>
      <w:r w:rsidRPr="00A4618F">
        <w:t>photo-interpretation</w:t>
      </w:r>
      <w:proofErr w:type="gramEnd"/>
      <w:r w:rsidRPr="00A4618F">
        <w:t xml:space="preserve">. These polygons were used to calculate the total area of the mudflat covered by macroalgae within a common extent of 30 hectares in Pont de </w:t>
      </w:r>
      <w:proofErr w:type="spellStart"/>
      <w:r w:rsidRPr="00A4618F">
        <w:t>Guilly</w:t>
      </w:r>
      <w:proofErr w:type="spellEnd"/>
      <w:r w:rsidRPr="00A4618F">
        <w:t>, located in the Belon Estuary, South Brittany, France.</w:t>
      </w:r>
    </w:p>
    <w:p w14:paraId="7D74899F" w14:textId="77777777" w:rsidR="0056752A" w:rsidRPr="00A4618F" w:rsidRDefault="00000000" w:rsidP="007D563B">
      <w:pPr>
        <w:pStyle w:val="Titre2"/>
        <w:jc w:val="both"/>
      </w:pPr>
      <w:bookmarkStart w:id="35" w:name="statistical-analysis"/>
      <w:bookmarkEnd w:id="34"/>
      <w:r w:rsidRPr="00A4618F">
        <w:t>2.5 Statistical analysis</w:t>
      </w:r>
    </w:p>
    <w:p w14:paraId="1E609E02" w14:textId="48B3C939" w:rsidR="00632854" w:rsidRPr="00A4618F" w:rsidRDefault="00000000" w:rsidP="007D563B">
      <w:pPr>
        <w:pStyle w:val="FirstParagraph"/>
        <w:jc w:val="both"/>
      </w:pPr>
      <w:r w:rsidRPr="00A4618F">
        <w:t xml:space="preserve">We </w:t>
      </w:r>
      <w:r w:rsidR="00632854" w:rsidRPr="00A4618F">
        <w:t>used a Generalized Linear Mixed Model (GLMM) within a Bayesian framework using the ‘brms’ package in R (</w:t>
      </w:r>
      <w:proofErr w:type="spellStart"/>
      <w:r w:rsidR="00632854" w:rsidRPr="00A4618F">
        <w:t>Bürkner</w:t>
      </w:r>
      <w:proofErr w:type="spellEnd"/>
      <w:r w:rsidR="00632854" w:rsidRPr="00A4618F">
        <w:t xml:space="preserve">, 2021, 2018, 2017). The response variable, the cover of </w:t>
      </w:r>
      <w:r w:rsidR="00632854" w:rsidRPr="00A4618F">
        <w:rPr>
          <w:i/>
          <w:iCs/>
        </w:rPr>
        <w:t xml:space="preserve">G. </w:t>
      </w:r>
      <w:proofErr w:type="spellStart"/>
      <w:r w:rsidR="00632854" w:rsidRPr="00A4618F">
        <w:rPr>
          <w:i/>
          <w:iCs/>
        </w:rPr>
        <w:t>vermiculophylla</w:t>
      </w:r>
      <w:proofErr w:type="spellEnd"/>
      <w:r w:rsidR="00264E1F" w:rsidRPr="00A4618F">
        <w:rPr>
          <w:i/>
          <w:iCs/>
        </w:rPr>
        <w:t xml:space="preserve"> (Cover)</w:t>
      </w:r>
      <w:r w:rsidR="00632854" w:rsidRPr="00A4618F">
        <w:t>, was modeled using a Beta distribution as a function of bathymetry elevation</w:t>
      </w:r>
      <w:r w:rsidR="00264E1F" w:rsidRPr="00A4618F">
        <w:t xml:space="preserve"> (</w:t>
      </w:r>
      <w:r w:rsidR="00264E1F" w:rsidRPr="00A4618F">
        <w:rPr>
          <w:i/>
          <w:iCs/>
        </w:rPr>
        <w:t>Bathy</w:t>
      </w:r>
      <w:r w:rsidR="00264E1F" w:rsidRPr="00A4618F">
        <w:t xml:space="preserve">) </w:t>
      </w:r>
      <w:r w:rsidR="00632854" w:rsidRPr="00A4618F">
        <w:t xml:space="preserve">and the </w:t>
      </w:r>
      <w:r w:rsidR="00264E1F" w:rsidRPr="00A4618F">
        <w:t>angle</w:t>
      </w:r>
      <w:r w:rsidR="00632854" w:rsidRPr="00A4618F">
        <w:t xml:space="preserve"> of the mudflat (</w:t>
      </w:r>
      <w:proofErr w:type="gramStart"/>
      <w:r w:rsidR="00264E1F" w:rsidRPr="00A4618F">
        <w:rPr>
          <w:i/>
          <w:iCs/>
        </w:rPr>
        <w:t>Angle</w:t>
      </w:r>
      <w:r w:rsidR="00264E1F" w:rsidRPr="00A4618F">
        <w:t xml:space="preserve"> ;</w:t>
      </w:r>
      <w:proofErr w:type="gramEnd"/>
      <w:r w:rsidR="00264E1F" w:rsidRPr="00A4618F">
        <w:t xml:space="preserve"> </w:t>
      </w:r>
      <w:r w:rsidR="00632854" w:rsidRPr="00A4618F">
        <w:t>categorized as Flat, Angled, Steep). A random intercept for site</w:t>
      </w:r>
      <w:r w:rsidR="00264E1F" w:rsidRPr="00A4618F">
        <w:t xml:space="preserve"> (</w:t>
      </w:r>
      <w:r w:rsidR="00264E1F" w:rsidRPr="00A4618F">
        <w:rPr>
          <w:i/>
          <w:iCs/>
        </w:rPr>
        <w:t>Site</w:t>
      </w:r>
      <w:r w:rsidR="00264E1F" w:rsidRPr="00A4618F">
        <w:t>)</w:t>
      </w:r>
      <w:r w:rsidR="00632854" w:rsidRPr="00A4618F">
        <w:t xml:space="preserve"> was included to account for potential hierarchical variation among sampling sites </w:t>
      </w:r>
      <w:r w:rsidR="00311A01" w:rsidRPr="00A4618F">
        <w:t>(</w:t>
      </w:r>
      <w:r w:rsidR="00D91813" w:rsidRPr="00A4618F">
        <w:t>Equation 2</w:t>
      </w:r>
      <w:r w:rsidR="00311A01" w:rsidRPr="00A4618F">
        <w:t xml:space="preserve">). </w:t>
      </w:r>
      <w:r w:rsidR="00632854" w:rsidRPr="00A4618F">
        <w:t>The Beta distribution was chosen because the response variable is continuous and constrained between 0 and 1</w:t>
      </w:r>
      <w:proofErr w:type="gramStart"/>
      <w:r w:rsidR="00632854" w:rsidRPr="00A4618F">
        <w:t>.</w:t>
      </w:r>
      <w:r w:rsidR="00264E1F" w:rsidRPr="00A4618F">
        <w:t xml:space="preserve"> </w:t>
      </w:r>
      <w:r w:rsidR="00632854" w:rsidRPr="00A4618F">
        <w:t xml:space="preserve"> The</w:t>
      </w:r>
      <w:proofErr w:type="gramEnd"/>
      <w:r w:rsidR="00632854" w:rsidRPr="00A4618F">
        <w:t xml:space="preserve"> response variable</w:t>
      </w:r>
      <w:r w:rsidR="00264E1F" w:rsidRPr="00A4618F">
        <w:t xml:space="preserve"> was </w:t>
      </w:r>
      <w:r w:rsidR="00632854" w:rsidRPr="00A4618F">
        <w:t>modeled assuming a beta distribution, with flat priors. Model parameters were estimated using Markov Chain Monte Carlo (MCMC) sampling, with 4 chains of 5000 iterations and a warm-up (i.e. burn-in) of 500. Convergence and sampling quality were verified by inspecting the Gelman–Rubin statistic (</w:t>
      </w:r>
      <w:proofErr w:type="spellStart"/>
      <w:r w:rsidR="00632854" w:rsidRPr="00A4618F">
        <w:t>Rhat</w:t>
      </w:r>
      <w:proofErr w:type="spellEnd"/>
      <w:r w:rsidR="00632854" w:rsidRPr="00A4618F">
        <w:t xml:space="preserve"> ≤ 1.01 for every parameter) together with bulk and tail effective sample sizes (all &gt; 1 000), confirming that the posterior was thoroughly explored and free of divergent transitions.</w:t>
      </w:r>
    </w:p>
    <w:p w14:paraId="25286247" w14:textId="77777777" w:rsidR="00D91813" w:rsidRPr="00A4618F" w:rsidRDefault="00D91813" w:rsidP="00D91813">
      <w:pPr>
        <w:pStyle w:val="Corpsdetexte"/>
      </w:pPr>
    </w:p>
    <w:p w14:paraId="28F1AA0F" w14:textId="0B3A32FA" w:rsidR="006065F7" w:rsidRPr="00A4618F" w:rsidRDefault="00000000" w:rsidP="00264E1F">
      <w:pPr>
        <w:pStyle w:val="FirstParagraph"/>
        <w:jc w:val="both"/>
      </w:pPr>
      <m:oMathPara>
        <m:oMath>
          <m:sSub>
            <m:sSubPr>
              <m:ctrlPr>
                <w:rPr>
                  <w:rFonts w:ascii="Cambria Math" w:hAnsi="Cambria Math"/>
                  <w:i/>
                </w:rPr>
              </m:ctrlPr>
            </m:sSubPr>
            <m:e>
              <m:r>
                <w:rPr>
                  <w:rFonts w:ascii="Cambria Math" w:hAnsi="Cambria Math"/>
                </w:rPr>
                <m:t>Cover</m:t>
              </m:r>
            </m:e>
            <m:sub>
              <m:r>
                <w:rPr>
                  <w:rFonts w:ascii="Cambria Math" w:hAnsi="Cambria Math"/>
                </w:rPr>
                <m:t>i</m:t>
              </m:r>
            </m:sub>
          </m:sSub>
          <m:r>
            <w:rPr>
              <w:rFonts w:ascii="Cambria Math" w:hAnsi="Cambria Math"/>
            </w:rPr>
            <m:t xml:space="preserve"> ~ Beta</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ϕ,</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μ</m:t>
                      </m:r>
                    </m:e>
                    <m:sub>
                      <m:r>
                        <w:rPr>
                          <w:rFonts w:ascii="Cambria Math" w:hAnsi="Cambria Math"/>
                        </w:rPr>
                        <m:t>i</m:t>
                      </m:r>
                    </m:sub>
                  </m:sSub>
                </m:e>
              </m:d>
              <m:r>
                <w:rPr>
                  <w:rFonts w:ascii="Cambria Math" w:hAnsi="Cambria Math"/>
                </w:rPr>
                <m:t>ϕ</m:t>
              </m:r>
            </m:e>
          </m:d>
          <m:r>
            <m:rPr>
              <m:sty m:val="p"/>
            </m:rPr>
            <w:rPr>
              <w:rFonts w:ascii="Cambria Math" w:hAnsi="Cambria Math"/>
            </w:rPr>
            <w:br/>
          </m:r>
        </m:oMath>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 xml:space="preserve">                                                                 </m:t>
          </m:r>
          <m:d>
            <m:dPr>
              <m:ctrlPr>
                <w:rPr>
                  <w:rFonts w:ascii="Cambria Math" w:hAnsi="Cambria Math"/>
                </w:rPr>
              </m:ctrlPr>
            </m:dPr>
            <m:e>
              <m:r>
                <w:rPr>
                  <w:rFonts w:ascii="Cambria Math" w:hAnsi="Cambria Math"/>
                </w:rPr>
                <m:t>2</m:t>
              </m:r>
            </m:e>
          </m:d>
          <m:r>
            <m:rPr>
              <m:sty m:val="p"/>
            </m:rPr>
            <w:rPr>
              <w:rFonts w:ascii="Cambria Math" w:hAnsi="Cambria Math"/>
            </w:rPr>
            <w:br/>
          </m:r>
        </m:oMath>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Site</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Bathy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Angle</m:t>
              </m:r>
            </m:e>
            <m:sub>
              <m:r>
                <w:rPr>
                  <w:rFonts w:ascii="Cambria Math" w:hAnsi="Cambria Math"/>
                </w:rPr>
                <m:t>i</m:t>
              </m:r>
            </m:sub>
          </m:sSub>
          <m:r>
            <m:rPr>
              <m:sty m:val="p"/>
            </m:rPr>
            <w:rPr>
              <w:rFonts w:ascii="Cambria Math" w:hAnsi="Cambria Math"/>
            </w:rPr>
            <w:br/>
          </m:r>
        </m:oMath>
        <m:oMath>
          <m:sSub>
            <m:sSubPr>
              <m:ctrlPr>
                <w:rPr>
                  <w:rFonts w:ascii="Cambria Math" w:hAnsi="Cambria Math"/>
                </w:rPr>
              </m:ctrlPr>
            </m:sSubPr>
            <m:e>
              <m:r>
                <w:rPr>
                  <w:rFonts w:ascii="Cambria Math" w:hAnsi="Cambria Math"/>
                </w:rPr>
                <m:t>α</m:t>
              </m:r>
            </m:e>
            <m:sub>
              <m:sSub>
                <m:sSubPr>
                  <m:ctrlPr>
                    <w:rPr>
                      <w:rFonts w:ascii="Cambria Math" w:hAnsi="Cambria Math"/>
                      <w:i/>
                    </w:rPr>
                  </m:ctrlPr>
                </m:sSubPr>
                <m:e>
                  <m:r>
                    <w:rPr>
                      <w:rFonts w:ascii="Cambria Math" w:hAnsi="Cambria Math"/>
                    </w:rPr>
                    <m:t>Site</m:t>
                  </m:r>
                </m:e>
                <m:sub>
                  <m:r>
                    <w:rPr>
                      <w:rFonts w:ascii="Cambria Math" w:hAnsi="Cambria Math"/>
                    </w:rPr>
                    <m:t>i</m:t>
                  </m:r>
                </m:sub>
              </m:sSub>
            </m:sub>
          </m:sSub>
          <m:r>
            <m:rPr>
              <m:sty m:val="p"/>
            </m:rPr>
            <w:rPr>
              <w:rFonts w:ascii="Cambria Math" w:hAnsi="Cambria Math"/>
            </w:rPr>
            <m:t xml:space="preserve"> ~ Student</m:t>
          </m:r>
          <m:d>
            <m:dPr>
              <m:ctrlPr>
                <w:rPr>
                  <w:rFonts w:ascii="Cambria Math" w:hAnsi="Cambria Math"/>
                </w:rPr>
              </m:ctrlPr>
            </m:dPr>
            <m:e>
              <m:acc>
                <m:accPr>
                  <m:chr m:val="̅"/>
                  <m:ctrlPr>
                    <w:rPr>
                      <w:rFonts w:ascii="Cambria Math" w:hAnsi="Cambria Math"/>
                    </w:rPr>
                  </m:ctrlPr>
                </m:accPr>
                <m:e>
                  <m:r>
                    <w:rPr>
                      <w:rFonts w:ascii="Cambria Math" w:hAnsi="Cambria Math"/>
                    </w:rPr>
                    <m:t>α</m:t>
                  </m:r>
                </m:e>
              </m:acc>
              <m:r>
                <m:rPr>
                  <m:sty m:val="p"/>
                </m:rPr>
                <w:rPr>
                  <w:rFonts w:ascii="Cambria Math" w:hAnsi="Cambria Math"/>
                </w:rPr>
                <m:t>, δ</m:t>
              </m:r>
            </m:e>
          </m:d>
          <m:r>
            <m:rPr>
              <m:sty m:val="p"/>
            </m:rPr>
            <w:rPr>
              <w:rFonts w:ascii="Cambria Math" w:hAnsi="Cambria Math"/>
            </w:rPr>
            <w:br/>
          </m:r>
        </m:oMath>
        <m:oMath>
          <m:acc>
            <m:accPr>
              <m:chr m:val="̅"/>
              <m:ctrlPr>
                <w:rPr>
                  <w:rFonts w:ascii="Cambria Math" w:hAnsi="Cambria Math"/>
                  <w:i/>
                </w:rPr>
              </m:ctrlPr>
            </m:accPr>
            <m:e>
              <m:r>
                <w:rPr>
                  <w:rFonts w:ascii="Cambria Math" w:hAnsi="Cambria Math"/>
                </w:rPr>
                <m:t xml:space="preserve">α </m:t>
              </m:r>
            </m:e>
          </m:acc>
          <m:r>
            <m:rPr>
              <m:sty m:val="p"/>
            </m:rPr>
            <w:rPr>
              <w:rFonts w:ascii="Cambria Math" w:hAnsi="Cambria Math"/>
            </w:rPr>
            <m:t>~ Student</m:t>
          </m:r>
          <m:d>
            <m:dPr>
              <m:ctrlPr>
                <w:rPr>
                  <w:rFonts w:ascii="Cambria Math" w:hAnsi="Cambria Math"/>
                </w:rPr>
              </m:ctrlPr>
            </m:dPr>
            <m:e>
              <m:r>
                <m:rPr>
                  <m:sty m:val="p"/>
                </m:rPr>
                <w:rPr>
                  <w:rFonts w:ascii="Cambria Math" w:hAnsi="Cambria Math"/>
                </w:rPr>
                <m:t>3, 0, 2.5</m:t>
              </m:r>
            </m:e>
          </m:d>
          <m:r>
            <m:rPr>
              <m:sty m:val="p"/>
            </m:rPr>
            <w:rPr>
              <w:rFonts w:ascii="Cambria Math" w:hAnsi="Cambria Math"/>
            </w:rPr>
            <w:br/>
          </m:r>
        </m:oMath>
        <m:oMath>
          <m:r>
            <m:rPr>
              <m:sty m:val="p"/>
            </m:rPr>
            <w:rPr>
              <w:rFonts w:ascii="Cambria Math" w:hAnsi="Cambria Math"/>
            </w:rPr>
            <m:t>δ ~ Student</m:t>
          </m:r>
          <m:d>
            <m:dPr>
              <m:ctrlPr>
                <w:rPr>
                  <w:rFonts w:ascii="Cambria Math" w:hAnsi="Cambria Math"/>
                </w:rPr>
              </m:ctrlPr>
            </m:dPr>
            <m:e>
              <m:r>
                <m:rPr>
                  <m:sty m:val="p"/>
                </m:rPr>
                <w:rPr>
                  <w:rFonts w:ascii="Cambria Math" w:hAnsi="Cambria Math"/>
                </w:rPr>
                <m:t>3, 0, 2.5</m:t>
              </m:r>
            </m:e>
          </m:d>
          <m:r>
            <m:rPr>
              <m:sty m:val="p"/>
            </m:rPr>
            <w:rPr>
              <w:rFonts w:ascii="Cambria Math" w:hAnsi="Cambria Math"/>
            </w:rPr>
            <w:br/>
          </m:r>
        </m:oMath>
        <m:oMath>
          <m:r>
            <w:rPr>
              <w:rFonts w:ascii="Cambria Math" w:hAnsi="Cambria Math"/>
            </w:rPr>
            <m:t>ϕ ~ Gamma(0.01, 0.01)</m:t>
          </m:r>
        </m:oMath>
      </m:oMathPara>
    </w:p>
    <w:p w14:paraId="5567499F" w14:textId="77777777" w:rsidR="00311A01" w:rsidRPr="00A4618F" w:rsidRDefault="00311A01" w:rsidP="00311A01">
      <w:pPr>
        <w:pStyle w:val="Corpsdetexte"/>
        <w:rPr>
          <w:rFonts w:eastAsiaTheme="minorEastAsia"/>
        </w:rPr>
      </w:pPr>
    </w:p>
    <w:p w14:paraId="30918195" w14:textId="77777777" w:rsidR="0056752A" w:rsidRPr="00A4618F" w:rsidRDefault="00000000" w:rsidP="007D563B">
      <w:pPr>
        <w:pStyle w:val="Titre1"/>
        <w:jc w:val="both"/>
      </w:pPr>
      <w:bookmarkStart w:id="36" w:name="results"/>
      <w:bookmarkEnd w:id="1"/>
      <w:bookmarkEnd w:id="35"/>
      <w:r w:rsidRPr="00A4618F">
        <w:t>3. Results</w:t>
      </w:r>
    </w:p>
    <w:p w14:paraId="5924EFB1" w14:textId="77777777" w:rsidR="0056752A" w:rsidRPr="00A4618F" w:rsidRDefault="00000000" w:rsidP="007D563B">
      <w:pPr>
        <w:pStyle w:val="Titre2"/>
        <w:jc w:val="both"/>
      </w:pPr>
      <w:bookmarkStart w:id="37" w:name="historical-records-in-the-belon-estuary"/>
      <w:r w:rsidRPr="00A4618F">
        <w:t>3.1 Historical records in the Belon estuary</w:t>
      </w:r>
    </w:p>
    <w:p w14:paraId="790C4CD6" w14:textId="1D6CCEB9" w:rsidR="0056752A" w:rsidRPr="00A4618F" w:rsidRDefault="00000000" w:rsidP="007D563B">
      <w:pPr>
        <w:pStyle w:val="FirstParagraph"/>
        <w:jc w:val="both"/>
      </w:pPr>
      <w:r w:rsidRPr="00A4618F">
        <w:t xml:space="preserve">A clear shift from bare sediment to vegetated mudflats has been observed over the past 70 years, corresponding to the colonization of the Belon Estuary by </w:t>
      </w:r>
      <w:r w:rsidRPr="00A4618F">
        <w:rPr>
          <w:i/>
          <w:iCs/>
        </w:rPr>
        <w:t xml:space="preserve">G. </w:t>
      </w:r>
      <w:proofErr w:type="spellStart"/>
      <w:r w:rsidRPr="00A4618F">
        <w:rPr>
          <w:i/>
          <w:iCs/>
        </w:rPr>
        <w:t>vermiculophylla</w:t>
      </w:r>
      <w:proofErr w:type="spellEnd"/>
      <w:r w:rsidRPr="00A4618F">
        <w:t xml:space="preserve"> (</w:t>
      </w:r>
      <w:hyperlink w:anchor="fig-HistoricalMap">
        <w:r w:rsidR="0056752A" w:rsidRPr="00A4618F">
          <w:rPr>
            <w:rStyle w:val="Lienhypertexte"/>
          </w:rPr>
          <w:t>Figure 4</w:t>
        </w:r>
      </w:hyperlink>
      <w:r w:rsidRPr="00A4618F">
        <w:t xml:space="preserve">). In the </w:t>
      </w:r>
      <w:r w:rsidR="007D563B" w:rsidRPr="00A4618F">
        <w:t>19</w:t>
      </w:r>
      <w:r w:rsidRPr="00A4618F">
        <w:t xml:space="preserve">50s, the tidal flats showed no detectable presence of vegetation. In the </w:t>
      </w:r>
      <w:r w:rsidR="007D563B" w:rsidRPr="00A4618F">
        <w:t>19</w:t>
      </w:r>
      <w:r w:rsidRPr="00A4618F">
        <w:t xml:space="preserve">70s some darkening of the sediment became </w:t>
      </w:r>
      <w:r w:rsidR="00BD6FF4" w:rsidRPr="00A4618F">
        <w:t>discernible</w:t>
      </w:r>
      <w:r w:rsidRPr="00A4618F">
        <w:t xml:space="preserve">, but the first unambiguous presence of </w:t>
      </w:r>
      <w:r w:rsidRPr="00A4618F">
        <w:rPr>
          <w:i/>
          <w:iCs/>
        </w:rPr>
        <w:t xml:space="preserve">G. </w:t>
      </w:r>
      <w:proofErr w:type="spellStart"/>
      <w:r w:rsidRPr="00A4618F">
        <w:rPr>
          <w:i/>
          <w:iCs/>
        </w:rPr>
        <w:t>vermiculophylla</w:t>
      </w:r>
      <w:proofErr w:type="spellEnd"/>
      <w:r w:rsidRPr="00A4618F">
        <w:t xml:space="preserve"> was 1982. During the subsequent decades, the cover of algae increased and in 2024, the high-resolution mapping done with the drone showed that monospecific mats of </w:t>
      </w:r>
      <w:r w:rsidRPr="00A4618F">
        <w:rPr>
          <w:i/>
          <w:iCs/>
        </w:rPr>
        <w:t xml:space="preserve">G. </w:t>
      </w:r>
      <w:proofErr w:type="spellStart"/>
      <w:r w:rsidRPr="00A4618F">
        <w:rPr>
          <w:i/>
          <w:iCs/>
        </w:rPr>
        <w:t>vermiculophylla</w:t>
      </w:r>
      <w:proofErr w:type="spellEnd"/>
      <w:r w:rsidRPr="00A4618F">
        <w:t xml:space="preserve"> exclusively </w:t>
      </w:r>
      <w:proofErr w:type="spellStart"/>
      <w:r w:rsidRPr="00A4618F">
        <w:t>colonised</w:t>
      </w:r>
      <w:proofErr w:type="spellEnd"/>
      <w:r w:rsidRPr="00A4618F">
        <w:t xml:space="preserve"> the mudflat.</w:t>
      </w:r>
    </w:p>
    <w:tbl>
      <w:tblPr>
        <w:tblStyle w:val="Table"/>
        <w:tblW w:w="5000" w:type="pct"/>
        <w:tblLayout w:type="fixed"/>
        <w:tblLook w:val="0000" w:firstRow="0" w:lastRow="0" w:firstColumn="0" w:lastColumn="0" w:noHBand="0" w:noVBand="0"/>
      </w:tblPr>
      <w:tblGrid>
        <w:gridCol w:w="9360"/>
      </w:tblGrid>
      <w:tr w:rsidR="0056752A" w:rsidRPr="00A4618F" w14:paraId="7D4CB0B8" w14:textId="77777777">
        <w:tc>
          <w:tcPr>
            <w:tcW w:w="7920" w:type="dxa"/>
          </w:tcPr>
          <w:p w14:paraId="67ECB164" w14:textId="77777777" w:rsidR="0056752A" w:rsidRPr="00A4618F" w:rsidRDefault="00000000" w:rsidP="007D563B">
            <w:pPr>
              <w:pStyle w:val="Compact"/>
              <w:jc w:val="both"/>
            </w:pPr>
            <w:bookmarkStart w:id="38" w:name="fig-HistoricalMap"/>
            <w:bookmarkStart w:id="39" w:name="cell-fig-HistoricalMap"/>
            <w:r w:rsidRPr="00A4618F">
              <w:rPr>
                <w:noProof/>
              </w:rPr>
              <w:drawing>
                <wp:inline distT="0" distB="0" distL="0" distR="0" wp14:anchorId="73DAB13D" wp14:editId="27CE7243">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1"/>
                          <a:stretch>
                            <a:fillRect/>
                          </a:stretch>
                        </pic:blipFill>
                        <pic:spPr bwMode="auto">
                          <a:xfrm>
                            <a:off x="0" y="0"/>
                            <a:ext cx="5646420" cy="2549358"/>
                          </a:xfrm>
                          <a:prstGeom prst="rect">
                            <a:avLst/>
                          </a:prstGeom>
                          <a:noFill/>
                          <a:ln w="9525">
                            <a:noFill/>
                            <a:headEnd/>
                            <a:tailEnd/>
                          </a:ln>
                        </pic:spPr>
                      </pic:pic>
                    </a:graphicData>
                  </a:graphic>
                </wp:inline>
              </w:drawing>
            </w:r>
          </w:p>
          <w:p w14:paraId="7E5E28B5" w14:textId="77777777" w:rsidR="0056752A" w:rsidRPr="00A4618F" w:rsidRDefault="00000000" w:rsidP="007D563B">
            <w:pPr>
              <w:pStyle w:val="ImageCaption"/>
              <w:spacing w:before="200"/>
              <w:jc w:val="both"/>
            </w:pPr>
            <w:r w:rsidRPr="00A4618F">
              <w:t xml:space="preserve">Figure 4: RGB images of the Belon Estuary (Pont de </w:t>
            </w:r>
            <w:proofErr w:type="spellStart"/>
            <w:r w:rsidRPr="00A4618F">
              <w:t>Guilly</w:t>
            </w:r>
            <w:proofErr w:type="spellEnd"/>
            <w:r w:rsidRPr="00A4618F">
              <w:t xml:space="preserve">) showing the colonization of the mudflat by </w:t>
            </w:r>
            <w:proofErr w:type="spellStart"/>
            <w:r w:rsidRPr="00A4618F">
              <w:t>Gracilaria</w:t>
            </w:r>
            <w:proofErr w:type="spellEnd"/>
            <w:r w:rsidRPr="00A4618F">
              <w:t xml:space="preserve"> </w:t>
            </w:r>
            <w:proofErr w:type="spellStart"/>
            <w:r w:rsidRPr="00A4618F">
              <w:t>vermiculophylla</w:t>
            </w:r>
            <w:proofErr w:type="spellEnd"/>
            <w:r w:rsidRPr="00A4618F">
              <w:t xml:space="preserve"> between 1952 and 2024. Red algae appear as dark patches on the mudflat.</w:t>
            </w:r>
          </w:p>
        </w:tc>
        <w:bookmarkEnd w:id="38"/>
      </w:tr>
    </w:tbl>
    <w:bookmarkEnd w:id="39"/>
    <w:p w14:paraId="0224848C" w14:textId="77777777" w:rsidR="0056752A" w:rsidRPr="00A4618F" w:rsidRDefault="00000000" w:rsidP="007D563B">
      <w:pPr>
        <w:pStyle w:val="Corpsdetexte"/>
        <w:jc w:val="both"/>
      </w:pPr>
      <w:r w:rsidRPr="00A4618F">
        <w:t xml:space="preserve">From the early recordings in the 1950s through the late 1970s, </w:t>
      </w:r>
      <w:proofErr w:type="spellStart"/>
      <w:r w:rsidRPr="00A4618F">
        <w:rPr>
          <w:i/>
          <w:iCs/>
        </w:rPr>
        <w:t>Gracilaria</w:t>
      </w:r>
      <w:proofErr w:type="spellEnd"/>
      <w:r w:rsidRPr="00A4618F">
        <w:rPr>
          <w:i/>
          <w:iCs/>
        </w:rPr>
        <w:t xml:space="preserve"> </w:t>
      </w:r>
      <w:proofErr w:type="spellStart"/>
      <w:r w:rsidRPr="00A4618F">
        <w:rPr>
          <w:i/>
          <w:iCs/>
        </w:rPr>
        <w:t>vermiculophylla</w:t>
      </w:r>
      <w:proofErr w:type="spellEnd"/>
      <w:r w:rsidRPr="00A4618F">
        <w:t xml:space="preserve"> coverage remained </w:t>
      </w:r>
      <w:proofErr w:type="gramStart"/>
      <w:r w:rsidRPr="00A4618F">
        <w:t>effectively</w:t>
      </w:r>
      <w:proofErr w:type="gramEnd"/>
      <w:r w:rsidRPr="00A4618F">
        <w:t xml:space="preserve"> at 0% (</w:t>
      </w:r>
      <w:hyperlink w:anchor="fig-HistoricalPlot">
        <w:r w:rsidR="0056752A" w:rsidRPr="00A4618F">
          <w:rPr>
            <w:rStyle w:val="Lienhypertexte"/>
          </w:rPr>
          <w:t>Figure 5</w:t>
        </w:r>
      </w:hyperlink>
      <w:r w:rsidRPr="00A4618F">
        <w:t xml:space="preserve">). Shortly after the </w:t>
      </w:r>
      <w:r w:rsidRPr="00A4618F">
        <w:lastRenderedPageBreak/>
        <w:t xml:space="preserve">introduction of </w:t>
      </w:r>
      <w:r w:rsidRPr="00A4618F">
        <w:rPr>
          <w:i/>
          <w:iCs/>
        </w:rPr>
        <w:t>Crassostrea gigas</w:t>
      </w:r>
      <w:r w:rsidRPr="00A4618F">
        <w:t xml:space="preserve"> in the estuary, in 1971-1972 (see vertical red dashed line in the figure), the first detectable presence of </w:t>
      </w:r>
      <w:r w:rsidRPr="00A4618F">
        <w:rPr>
          <w:i/>
          <w:iCs/>
        </w:rPr>
        <w:t xml:space="preserve">G. </w:t>
      </w:r>
      <w:proofErr w:type="spellStart"/>
      <w:r w:rsidRPr="00A4618F">
        <w:rPr>
          <w:i/>
          <w:iCs/>
        </w:rPr>
        <w:t>vermiculophylla</w:t>
      </w:r>
      <w:proofErr w:type="spellEnd"/>
      <w:r w:rsidRPr="00A4618F">
        <w:t xml:space="preserve"> emerged. By 1976, it covered 2.5% (0.7 ha) of the Pont du </w:t>
      </w:r>
      <w:proofErr w:type="spellStart"/>
      <w:r w:rsidRPr="00A4618F">
        <w:t>Guilly</w:t>
      </w:r>
      <w:proofErr w:type="spellEnd"/>
      <w:r w:rsidRPr="00A4618F">
        <w:t xml:space="preserve">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6752A" w:rsidRPr="00A4618F" w14:paraId="2A65EFC9" w14:textId="77777777">
        <w:tc>
          <w:tcPr>
            <w:tcW w:w="7920" w:type="dxa"/>
          </w:tcPr>
          <w:p w14:paraId="4DFDB285" w14:textId="77777777" w:rsidR="0056752A" w:rsidRPr="00A4618F" w:rsidRDefault="00000000" w:rsidP="007D563B">
            <w:pPr>
              <w:pStyle w:val="Compact"/>
              <w:jc w:val="both"/>
            </w:pPr>
            <w:bookmarkStart w:id="40" w:name="fig-HistoricalPlot"/>
            <w:bookmarkStart w:id="41" w:name="cell-fig-HistoricalPlot"/>
            <w:r w:rsidRPr="00A4618F">
              <w:rPr>
                <w:noProof/>
              </w:rPr>
              <w:drawing>
                <wp:inline distT="0" distB="0" distL="0" distR="0" wp14:anchorId="36024CFB" wp14:editId="11500E75">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2"/>
                          <a:stretch>
                            <a:fillRect/>
                          </a:stretch>
                        </pic:blipFill>
                        <pic:spPr bwMode="auto">
                          <a:xfrm>
                            <a:off x="0" y="0"/>
                            <a:ext cx="5646420" cy="3387852"/>
                          </a:xfrm>
                          <a:prstGeom prst="rect">
                            <a:avLst/>
                          </a:prstGeom>
                          <a:noFill/>
                          <a:ln w="9525">
                            <a:noFill/>
                            <a:headEnd/>
                            <a:tailEnd/>
                          </a:ln>
                        </pic:spPr>
                      </pic:pic>
                    </a:graphicData>
                  </a:graphic>
                </wp:inline>
              </w:drawing>
            </w:r>
          </w:p>
          <w:p w14:paraId="18B672FC" w14:textId="77777777" w:rsidR="0056752A" w:rsidRPr="00A4618F" w:rsidRDefault="00000000" w:rsidP="007D563B">
            <w:pPr>
              <w:pStyle w:val="ImageCaption"/>
              <w:spacing w:before="200"/>
              <w:jc w:val="both"/>
            </w:pPr>
            <w:r w:rsidRPr="00A4618F">
              <w:t xml:space="preserve">Figure 5: Trend of the </w:t>
            </w:r>
            <w:proofErr w:type="spellStart"/>
            <w:r w:rsidRPr="00A4618F">
              <w:rPr>
                <w:iCs/>
              </w:rPr>
              <w:t>Gracilaria</w:t>
            </w:r>
            <w:proofErr w:type="spellEnd"/>
            <w:r w:rsidRPr="00A4618F">
              <w:rPr>
                <w:iCs/>
              </w:rPr>
              <w:t xml:space="preserve"> </w:t>
            </w:r>
            <w:proofErr w:type="spellStart"/>
            <w:r w:rsidRPr="00A4618F">
              <w:rPr>
                <w:iCs/>
              </w:rPr>
              <w:t>vermiculophylla</w:t>
            </w:r>
            <w:proofErr w:type="spellEnd"/>
            <w:r w:rsidRPr="00A4618F">
              <w:t xml:space="preserve"> cover in the Belon Estuary (at Pont du </w:t>
            </w:r>
            <w:proofErr w:type="spellStart"/>
            <w:r w:rsidRPr="00A4618F">
              <w:t>Guilly</w:t>
            </w:r>
            <w:proofErr w:type="spellEnd"/>
            <w:r w:rsidRPr="00A4618F">
              <w:t xml:space="preserve">). The red vertical line indicates the date of </w:t>
            </w:r>
            <w:r w:rsidRPr="00A4618F">
              <w:rPr>
                <w:iCs/>
              </w:rPr>
              <w:t>Crassostrea gigas</w:t>
            </w:r>
            <w:r w:rsidRPr="00A4618F">
              <w:t xml:space="preserve"> introduction in South Brittany (Grizel and Heral, 1991), while the golden line represents the date of the first documented mention of </w:t>
            </w:r>
            <w:proofErr w:type="spellStart"/>
            <w:r w:rsidRPr="00A4618F">
              <w:rPr>
                <w:iCs/>
              </w:rPr>
              <w:t>Gracilaria</w:t>
            </w:r>
            <w:proofErr w:type="spellEnd"/>
            <w:r w:rsidRPr="00A4618F">
              <w:rPr>
                <w:iCs/>
              </w:rPr>
              <w:t xml:space="preserve"> </w:t>
            </w:r>
            <w:proofErr w:type="spellStart"/>
            <w:r w:rsidRPr="00A4618F">
              <w:rPr>
                <w:iCs/>
              </w:rPr>
              <w:t>vermiculophylla</w:t>
            </w:r>
            <w:proofErr w:type="spellEnd"/>
            <w:r w:rsidRPr="00A4618F">
              <w:t xml:space="preserve"> presence in Europe which was in the Belon </w:t>
            </w:r>
            <w:proofErr w:type="spellStart"/>
            <w:r w:rsidRPr="00A4618F">
              <w:t>Esturay</w:t>
            </w:r>
            <w:proofErr w:type="spellEnd"/>
            <w:r w:rsidRPr="00A4618F">
              <w:t xml:space="preserve"> (</w:t>
            </w:r>
            <w:proofErr w:type="spellStart"/>
            <w:r w:rsidRPr="00A4618F">
              <w:t>Rueness</w:t>
            </w:r>
            <w:proofErr w:type="spellEnd"/>
            <w:r w:rsidRPr="00A4618F">
              <w:t>, 2005).</w:t>
            </w:r>
          </w:p>
        </w:tc>
        <w:bookmarkEnd w:id="40"/>
      </w:tr>
    </w:tbl>
    <w:p w14:paraId="23ACBB60" w14:textId="77777777" w:rsidR="0056752A" w:rsidRPr="00A4618F" w:rsidRDefault="00000000" w:rsidP="007D563B">
      <w:pPr>
        <w:pStyle w:val="Titre2"/>
        <w:jc w:val="both"/>
      </w:pPr>
      <w:bookmarkStart w:id="42" w:name="spectral-description"/>
      <w:bookmarkEnd w:id="37"/>
      <w:bookmarkEnd w:id="41"/>
      <w:r w:rsidRPr="00A4618F">
        <w:t>3.2 Spectral description</w:t>
      </w:r>
    </w:p>
    <w:p w14:paraId="349D250C" w14:textId="77777777" w:rsidR="0056752A" w:rsidRPr="00A4618F" w:rsidRDefault="00000000" w:rsidP="007D563B">
      <w:pPr>
        <w:pStyle w:val="FirstParagraph"/>
        <w:jc w:val="both"/>
      </w:pPr>
      <w:r w:rsidRPr="00A4618F">
        <w:t xml:space="preserve">The spectral signature of </w:t>
      </w:r>
      <w:r w:rsidRPr="00A4618F">
        <w:rPr>
          <w:i/>
          <w:iCs/>
        </w:rPr>
        <w:t xml:space="preserve">G. </w:t>
      </w:r>
      <w:proofErr w:type="spellStart"/>
      <w:r w:rsidRPr="00A4618F">
        <w:rPr>
          <w:i/>
          <w:iCs/>
        </w:rPr>
        <w:t>vermiculophylla</w:t>
      </w:r>
      <w:proofErr w:type="spellEnd"/>
      <w:r w:rsidRPr="00A4618F">
        <w:t xml:space="preserve"> was characterized by a reflectance pattern in the visible region of the spectrum shaped by the photosynthetic and accessory pigments </w:t>
      </w:r>
      <w:r w:rsidRPr="00A4618F">
        <w:lastRenderedPageBreak/>
        <w:t>common to all red algae (</w:t>
      </w:r>
      <w:hyperlink w:anchor="fig-SpecDescri">
        <w:r w:rsidR="0056752A" w:rsidRPr="00A4618F">
          <w:rPr>
            <w:rStyle w:val="Lienhypertexte"/>
          </w:rPr>
          <w:t>Figure 6</w:t>
        </w:r>
      </w:hyperlink>
      <w:r w:rsidRPr="00A4618F">
        <w:t xml:space="preserve"> 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occurred at 675 nm, corresponding to chlorophyll-</w:t>
      </w:r>
      <w:proofErr w:type="gramStart"/>
      <w:r w:rsidRPr="00A4618F">
        <w:rPr>
          <w:i/>
          <w:iCs/>
        </w:rPr>
        <w:t>a</w:t>
      </w:r>
      <w:proofErr w:type="gramEnd"/>
      <w:r w:rsidRPr="00A4618F">
        <w:t xml:space="preserve"> absorption. The second derivative analysis clearly highlighted the inflection points corresponding to the main absorption peaks at 495, 565, 620, and 675 nm, allowing for more precise identification of the wavelength associated with these pigments (</w:t>
      </w:r>
      <w:hyperlink w:anchor="fig-SpecDescri">
        <w:r w:rsidR="0056752A" w:rsidRPr="00A4618F">
          <w:rPr>
            <w:rStyle w:val="Lienhypertexte"/>
          </w:rPr>
          <w:t>Figure 6</w:t>
        </w:r>
      </w:hyperlink>
      <w:r w:rsidRPr="00A4618F">
        <w:t xml:space="preserve"> B).</w:t>
      </w:r>
    </w:p>
    <w:tbl>
      <w:tblPr>
        <w:tblStyle w:val="Table"/>
        <w:tblW w:w="5000" w:type="pct"/>
        <w:tblLayout w:type="fixed"/>
        <w:tblLook w:val="0000" w:firstRow="0" w:lastRow="0" w:firstColumn="0" w:lastColumn="0" w:noHBand="0" w:noVBand="0"/>
      </w:tblPr>
      <w:tblGrid>
        <w:gridCol w:w="9360"/>
      </w:tblGrid>
      <w:tr w:rsidR="0056752A" w:rsidRPr="00A4618F" w14:paraId="1DB32C21" w14:textId="77777777">
        <w:tc>
          <w:tcPr>
            <w:tcW w:w="7920" w:type="dxa"/>
          </w:tcPr>
          <w:p w14:paraId="0BA308AA" w14:textId="77777777" w:rsidR="0056752A" w:rsidRPr="00A4618F" w:rsidRDefault="00000000" w:rsidP="007D563B">
            <w:pPr>
              <w:pStyle w:val="Compact"/>
              <w:jc w:val="both"/>
            </w:pPr>
            <w:bookmarkStart w:id="43" w:name="fig-SpecDescri"/>
            <w:bookmarkStart w:id="44" w:name="cell-fig-SpecDescri"/>
            <w:r w:rsidRPr="00A4618F">
              <w:rPr>
                <w:noProof/>
              </w:rPr>
              <w:drawing>
                <wp:inline distT="0" distB="0" distL="0" distR="0" wp14:anchorId="474746BE" wp14:editId="1471AF42">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3"/>
                          <a:stretch>
                            <a:fillRect/>
                          </a:stretch>
                        </pic:blipFill>
                        <pic:spPr bwMode="auto">
                          <a:xfrm>
                            <a:off x="0" y="0"/>
                            <a:ext cx="5646420" cy="2823210"/>
                          </a:xfrm>
                          <a:prstGeom prst="rect">
                            <a:avLst/>
                          </a:prstGeom>
                          <a:noFill/>
                          <a:ln w="9525">
                            <a:noFill/>
                            <a:headEnd/>
                            <a:tailEnd/>
                          </a:ln>
                        </pic:spPr>
                      </pic:pic>
                    </a:graphicData>
                  </a:graphic>
                </wp:inline>
              </w:drawing>
            </w:r>
          </w:p>
          <w:p w14:paraId="08902A4B" w14:textId="77777777" w:rsidR="0056752A" w:rsidRPr="00A4618F" w:rsidRDefault="00000000" w:rsidP="007D563B">
            <w:pPr>
              <w:pStyle w:val="ImageCaption"/>
              <w:spacing w:before="200"/>
              <w:jc w:val="both"/>
            </w:pPr>
            <w:r w:rsidRPr="00A4618F">
              <w:t xml:space="preserve">Figure 6: Hyperspectral signature of </w:t>
            </w:r>
            <w:proofErr w:type="spellStart"/>
            <w:r w:rsidRPr="00A4618F">
              <w:rPr>
                <w:iCs/>
              </w:rPr>
              <w:t>Gracilaria</w:t>
            </w:r>
            <w:proofErr w:type="spellEnd"/>
            <w:r w:rsidRPr="00A4618F">
              <w:rPr>
                <w:iCs/>
              </w:rPr>
              <w:t xml:space="preserve"> </w:t>
            </w:r>
            <w:proofErr w:type="spellStart"/>
            <w:r w:rsidRPr="00A4618F">
              <w:rPr>
                <w:iCs/>
              </w:rPr>
              <w:t>vermiculophylla</w:t>
            </w:r>
            <w:proofErr w:type="spellEnd"/>
            <w:r w:rsidRPr="00A4618F">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43"/>
      </w:tr>
    </w:tbl>
    <w:p w14:paraId="7DB0C042" w14:textId="77777777" w:rsidR="0056752A" w:rsidRPr="00A4618F" w:rsidRDefault="00000000" w:rsidP="007D563B">
      <w:pPr>
        <w:pStyle w:val="Titre2"/>
        <w:jc w:val="both"/>
      </w:pPr>
      <w:bookmarkStart w:id="45" w:name="spatial-distribution"/>
      <w:bookmarkEnd w:id="42"/>
      <w:bookmarkEnd w:id="44"/>
      <w:r w:rsidRPr="00A4618F">
        <w:t>3.3 Spatial distribution</w:t>
      </w:r>
    </w:p>
    <w:p w14:paraId="00CC8EC1" w14:textId="77777777" w:rsidR="0056752A" w:rsidRPr="00A4618F" w:rsidRDefault="00000000" w:rsidP="007D563B">
      <w:pPr>
        <w:pStyle w:val="FirstParagraph"/>
        <w:jc w:val="both"/>
      </w:pPr>
      <w:r w:rsidRPr="00A4618F">
        <w:t>The classification map obtained from the neural network algorithm is shown for the Belon estuary (</w:t>
      </w:r>
      <w:hyperlink w:anchor="fig-Belon">
        <w:r w:rsidR="0056752A" w:rsidRPr="00A4618F">
          <w:rPr>
            <w:rStyle w:val="Lienhypertexte"/>
          </w:rPr>
          <w:t>Figure 7</w:t>
        </w:r>
      </w:hyperlink>
      <w:r w:rsidRPr="00A4618F">
        <w:t xml:space="preserve"> A). Among the main classes of the intertidal vegetation, the class of </w:t>
      </w:r>
      <w:proofErr w:type="spellStart"/>
      <w:r w:rsidRPr="00A4618F">
        <w:t>Florideophyceae</w:t>
      </w:r>
      <w:proofErr w:type="spellEnd"/>
      <w:r w:rsidRPr="00A4618F">
        <w:t xml:space="preserve"> (red macroalgae, in red) was the dominant algal cover, forming extensive, </w:t>
      </w:r>
      <w:proofErr w:type="spellStart"/>
      <w:r w:rsidRPr="00A4618F">
        <w:t>continous</w:t>
      </w:r>
      <w:proofErr w:type="spellEnd"/>
      <w:r w:rsidRPr="00A4618F">
        <w:t xml:space="preserve"> patches colonizing almost the entire mudflat. In contrast, Bacillariophyceae (diatoms biofilm, in orange) and Chlorophyceae (Green macroalgae, in </w:t>
      </w:r>
      <w:r w:rsidRPr="00A4618F">
        <w:lastRenderedPageBreak/>
        <w:t xml:space="preserve">green) exhibited more localized distributions, typically restricted to smaller, fragmented patches. A few Phaeophyceae (brown macroalgae, in brown) were confined to limited patches in the upper intertidal attached to rocks. In the Saja </w:t>
      </w:r>
      <w:proofErr w:type="spellStart"/>
      <w:r w:rsidRPr="00A4618F">
        <w:t>esturay</w:t>
      </w:r>
      <w:proofErr w:type="spellEnd"/>
      <w:r w:rsidRPr="00A4618F">
        <w:t xml:space="preserve">, </w:t>
      </w:r>
      <w:proofErr w:type="spellStart"/>
      <w:r w:rsidRPr="00A4618F">
        <w:t>Florideophyceae</w:t>
      </w:r>
      <w:proofErr w:type="spellEnd"/>
      <w:r w:rsidRPr="00A4618F">
        <w:t xml:space="preserve"> cover was more </w:t>
      </w:r>
      <w:proofErr w:type="spellStart"/>
      <w:r w:rsidRPr="00A4618F">
        <w:t>scarsed</w:t>
      </w:r>
      <w:proofErr w:type="spellEnd"/>
      <w:r w:rsidRPr="00A4618F">
        <w:t>, due to a strong Chlorophyceae presence on this site (</w:t>
      </w:r>
      <w:proofErr w:type="spellStart"/>
      <w:r w:rsidRPr="00A4618F">
        <w:t>Annexe</w:t>
      </w:r>
      <w:proofErr w:type="spellEnd"/>
      <w:r w:rsidRPr="00A4618F">
        <w:t xml:space="preserve"> D: </w:t>
      </w:r>
      <w:hyperlink w:anchor="sec-AnnexeD">
        <w:r w:rsidR="0056752A" w:rsidRPr="00A4618F">
          <w:rPr>
            <w:rStyle w:val="Lienhypertexte"/>
          </w:rPr>
          <w:t>Section 6.4</w:t>
        </w:r>
      </w:hyperlink>
      <w:r w:rsidRPr="00A4618F">
        <w:t>).</w:t>
      </w:r>
    </w:p>
    <w:p w14:paraId="428D2F72" w14:textId="11FBA619" w:rsidR="0056752A" w:rsidRPr="00A4618F" w:rsidRDefault="00000000" w:rsidP="007D563B">
      <w:pPr>
        <w:pStyle w:val="Corpsdetexte"/>
        <w:jc w:val="both"/>
      </w:pPr>
      <w:r w:rsidRPr="00A4618F">
        <w:t xml:space="preserve">Across the study sites the presence/absence of </w:t>
      </w:r>
      <w:r w:rsidRPr="00A4618F">
        <w:rPr>
          <w:i/>
          <w:iCs/>
        </w:rPr>
        <w:t xml:space="preserve">G. </w:t>
      </w:r>
      <w:proofErr w:type="spellStart"/>
      <w:r w:rsidRPr="00A4618F">
        <w:rPr>
          <w:i/>
          <w:iCs/>
        </w:rPr>
        <w:t>vermiculophylla</w:t>
      </w:r>
      <w:proofErr w:type="spellEnd"/>
      <w:r w:rsidRPr="00A4618F">
        <w:t xml:space="preserve"> was classified with a global accuracy of 91.1 %, a sensitivity of 96.5 %</w:t>
      </w:r>
      <w:r w:rsidR="00BD6FF4" w:rsidRPr="00A4618F">
        <w:t xml:space="preserve">, </w:t>
      </w:r>
      <w:r w:rsidRPr="00A4618F">
        <w:t>a specificity of 71.5 %</w:t>
      </w:r>
      <w:r w:rsidR="00BD6FF4" w:rsidRPr="00A4618F">
        <w:t xml:space="preserve"> and an F1 score of 94.4 %</w:t>
      </w:r>
      <w:r w:rsidRPr="00A4618F">
        <w:t>.</w:t>
      </w:r>
    </w:p>
    <w:p w14:paraId="3D61FE22" w14:textId="77777777" w:rsidR="0056752A" w:rsidRPr="00A4618F" w:rsidRDefault="00000000" w:rsidP="007D563B">
      <w:pPr>
        <w:pStyle w:val="Corpsdetexte"/>
        <w:jc w:val="both"/>
      </w:pPr>
      <w:r w:rsidRPr="00A4618F">
        <w:t xml:space="preserve">The elevation map showed that the main mats of G. </w:t>
      </w:r>
      <w:proofErr w:type="spellStart"/>
      <w:r w:rsidRPr="00A4618F">
        <w:t>vermiculophylla</w:t>
      </w:r>
      <w:proofErr w:type="spellEnd"/>
      <w:r w:rsidRPr="00A4618F">
        <w:t xml:space="preserve"> were between 1 and 2 m above mean sea level (</w:t>
      </w:r>
      <w:hyperlink w:anchor="fig-Belon">
        <w:r w:rsidR="0056752A" w:rsidRPr="00A4618F">
          <w:rPr>
            <w:rStyle w:val="Lienhypertexte"/>
          </w:rPr>
          <w:t>Figure 7</w:t>
        </w:r>
      </w:hyperlink>
      <w:r w:rsidRPr="00A4618F">
        <w:t xml:space="preserve"> C). Algal presence was markedly elevation-driven, with lower intertidal zones closer to the tidal channel consistently </w:t>
      </w:r>
      <w:proofErr w:type="spellStart"/>
      <w:r w:rsidRPr="00A4618F">
        <w:t>exibiting</w:t>
      </w:r>
      <w:proofErr w:type="spellEnd"/>
      <w:r w:rsidRPr="00A4618F">
        <w:t xml:space="preserve"> reduced macroalgal cover. Most of the intertidal flats </w:t>
      </w:r>
      <w:proofErr w:type="spellStart"/>
      <w:r w:rsidRPr="00A4618F">
        <w:t>exibited</w:t>
      </w:r>
      <w:proofErr w:type="spellEnd"/>
      <w:r w:rsidRPr="00A4618F">
        <w:t xml:space="preserve"> slope below 10° (Violet, (</w:t>
      </w:r>
      <w:hyperlink w:anchor="fig-Belon">
        <w:r w:rsidR="0056752A" w:rsidRPr="00A4618F">
          <w:rPr>
            <w:rStyle w:val="Lienhypertexte"/>
          </w:rPr>
          <w:t>Figure 7</w:t>
        </w:r>
      </w:hyperlink>
      <w:r w:rsidRPr="00A4618F">
        <w:t xml:space="preserve"> D). Angled surfaces (10° &lt; Slope &lt; 40°) often found next to tidal channels were </w:t>
      </w:r>
      <w:proofErr w:type="spellStart"/>
      <w:r w:rsidRPr="00A4618F">
        <w:t>exibiting</w:t>
      </w:r>
      <w:proofErr w:type="spellEnd"/>
      <w:r w:rsidRPr="00A4618F">
        <w:t xml:space="preserve"> almost no vegetation cover.</w:t>
      </w:r>
    </w:p>
    <w:tbl>
      <w:tblPr>
        <w:tblStyle w:val="Table"/>
        <w:tblW w:w="5000" w:type="pct"/>
        <w:tblLayout w:type="fixed"/>
        <w:tblLook w:val="0000" w:firstRow="0" w:lastRow="0" w:firstColumn="0" w:lastColumn="0" w:noHBand="0" w:noVBand="0"/>
      </w:tblPr>
      <w:tblGrid>
        <w:gridCol w:w="9360"/>
      </w:tblGrid>
      <w:tr w:rsidR="0056752A" w:rsidRPr="00A4618F" w14:paraId="351D1D11" w14:textId="77777777">
        <w:tc>
          <w:tcPr>
            <w:tcW w:w="7920" w:type="dxa"/>
          </w:tcPr>
          <w:p w14:paraId="735F3BDC" w14:textId="77777777" w:rsidR="0056752A" w:rsidRPr="00A4618F" w:rsidRDefault="00000000" w:rsidP="007D563B">
            <w:pPr>
              <w:pStyle w:val="Compact"/>
              <w:jc w:val="both"/>
            </w:pPr>
            <w:bookmarkStart w:id="46" w:name="fig-Belon"/>
            <w:bookmarkStart w:id="47" w:name="cell-fig-Belon"/>
            <w:r w:rsidRPr="00A4618F">
              <w:rPr>
                <w:noProof/>
              </w:rPr>
              <w:lastRenderedPageBreak/>
              <w:drawing>
                <wp:inline distT="0" distB="0" distL="0" distR="0" wp14:anchorId="685D2E59" wp14:editId="4CCA7E14">
                  <wp:extent cx="3814493" cy="67752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4"/>
                          <a:stretch>
                            <a:fillRect/>
                          </a:stretch>
                        </pic:blipFill>
                        <pic:spPr bwMode="auto">
                          <a:xfrm>
                            <a:off x="0" y="0"/>
                            <a:ext cx="3834963" cy="6811658"/>
                          </a:xfrm>
                          <a:prstGeom prst="rect">
                            <a:avLst/>
                          </a:prstGeom>
                          <a:noFill/>
                          <a:ln w="9525">
                            <a:noFill/>
                            <a:headEnd/>
                            <a:tailEnd/>
                          </a:ln>
                        </pic:spPr>
                      </pic:pic>
                    </a:graphicData>
                  </a:graphic>
                </wp:inline>
              </w:drawing>
            </w:r>
          </w:p>
          <w:p w14:paraId="27885B23" w14:textId="77777777" w:rsidR="0056752A" w:rsidRPr="00A4618F" w:rsidRDefault="00000000" w:rsidP="007D563B">
            <w:pPr>
              <w:pStyle w:val="ImageCaption"/>
              <w:spacing w:before="200"/>
              <w:jc w:val="both"/>
            </w:pPr>
            <w:r w:rsidRPr="00A4618F">
              <w:t xml:space="preserve">Figure 7: Classification of the main classes of intertidal vegetation with a neural network algorithm (A), RGB composition (B), Elevation (C) and mudflat topography (D) of the Belon estuary site in Brittany, France. This flight was done </w:t>
            </w:r>
            <w:proofErr w:type="gramStart"/>
            <w:r w:rsidRPr="00A4618F">
              <w:t>on</w:t>
            </w:r>
            <w:proofErr w:type="gramEnd"/>
            <w:r w:rsidRPr="00A4618F">
              <w:t xml:space="preserve"> April 2024 and covers 21 hectares with a resolution of 80 mm per pixel. Elevation corresponds to the height above mean sea level.</w:t>
            </w:r>
          </w:p>
        </w:tc>
        <w:bookmarkEnd w:id="46"/>
      </w:tr>
    </w:tbl>
    <w:bookmarkEnd w:id="47"/>
    <w:p w14:paraId="38F0D65D" w14:textId="77777777" w:rsidR="0056752A" w:rsidRPr="00A4618F" w:rsidRDefault="00000000" w:rsidP="007D563B">
      <w:pPr>
        <w:pStyle w:val="Corpsdetexte"/>
        <w:jc w:val="both"/>
      </w:pPr>
      <w:r w:rsidRPr="00A4618F">
        <w:lastRenderedPageBreak/>
        <w:t xml:space="preserve">Overall, the </w:t>
      </w:r>
      <w:proofErr w:type="gramStart"/>
      <w:r w:rsidRPr="00A4618F">
        <w:t>percent</w:t>
      </w:r>
      <w:proofErr w:type="gramEnd"/>
      <w:r w:rsidRPr="00A4618F">
        <w:t xml:space="preserve"> cover of </w:t>
      </w:r>
      <w:r w:rsidRPr="00A4618F">
        <w:rPr>
          <w:i/>
          <w:iCs/>
        </w:rPr>
        <w:t xml:space="preserve">G. </w:t>
      </w:r>
      <w:proofErr w:type="spellStart"/>
      <w:r w:rsidRPr="00A4618F">
        <w:rPr>
          <w:i/>
          <w:iCs/>
        </w:rPr>
        <w:t>vermiculophylla</w:t>
      </w:r>
      <w:proofErr w:type="spellEnd"/>
      <w:r w:rsidRPr="00A4618F">
        <w:t xml:space="preserve"> increased with elevation, as shown by the general relationship (</w:t>
      </w:r>
      <w:hyperlink w:anchor="fig-Gam_Slope">
        <w:r w:rsidR="0056752A" w:rsidRPr="00A4618F">
          <w:rPr>
            <w:rStyle w:val="Lienhypertexte"/>
          </w:rPr>
          <w:t>Figure 8</w:t>
        </w:r>
      </w:hyperlink>
      <w:r w:rsidRPr="00A4618F">
        <w:t>, black line), which rises from approximately 16% at the lowest elevation to about 30% at the highest elevation. This indicates a consistent positive association between elevation and algal cover.</w:t>
      </w:r>
    </w:p>
    <w:p w14:paraId="0A5C88AD" w14:textId="77777777" w:rsidR="0056752A" w:rsidRPr="00A4618F" w:rsidRDefault="00000000" w:rsidP="007D563B">
      <w:pPr>
        <w:pStyle w:val="Corpsdetexte"/>
        <w:jc w:val="both"/>
      </w:pPr>
      <w:r w:rsidRPr="00A4618F">
        <w:t xml:space="preserve">When accounting for slope, the flatter the slope, the higher the percent cover of </w:t>
      </w:r>
      <w:r w:rsidRPr="00A4618F">
        <w:rPr>
          <w:i/>
          <w:iCs/>
        </w:rPr>
        <w:t xml:space="preserve">G. </w:t>
      </w:r>
      <w:proofErr w:type="spellStart"/>
      <w:r w:rsidRPr="00A4618F">
        <w:rPr>
          <w:i/>
          <w:iCs/>
        </w:rPr>
        <w:t>vermiculophylla</w:t>
      </w:r>
      <w:proofErr w:type="spellEnd"/>
      <w:r w:rsidRPr="00A4618F">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sidR="0056752A" w:rsidRPr="00A4618F">
          <w:rPr>
            <w:rStyle w:val="Lienhypertexte"/>
          </w:rPr>
          <w:t>Figure 8</w:t>
        </w:r>
      </w:hyperlink>
      <w:r w:rsidRPr="00A4618F">
        <w:t xml:space="preserve">). This demonstrates that slope modifies the relationship, with flatter slopes supporting a greater </w:t>
      </w:r>
      <w:proofErr w:type="gramStart"/>
      <w:r w:rsidRPr="00A4618F">
        <w:t>percent</w:t>
      </w:r>
      <w:proofErr w:type="gramEnd"/>
      <w:r w:rsidRPr="00A4618F">
        <w:t xml:space="preserve"> cover of the algae.</w:t>
      </w:r>
    </w:p>
    <w:tbl>
      <w:tblPr>
        <w:tblStyle w:val="Table"/>
        <w:tblW w:w="5000" w:type="pct"/>
        <w:tblLayout w:type="fixed"/>
        <w:tblLook w:val="0000" w:firstRow="0" w:lastRow="0" w:firstColumn="0" w:lastColumn="0" w:noHBand="0" w:noVBand="0"/>
      </w:tblPr>
      <w:tblGrid>
        <w:gridCol w:w="9360"/>
      </w:tblGrid>
      <w:tr w:rsidR="0056752A" w:rsidRPr="00A4618F" w14:paraId="4AFD4490" w14:textId="77777777">
        <w:tc>
          <w:tcPr>
            <w:tcW w:w="7920" w:type="dxa"/>
          </w:tcPr>
          <w:p w14:paraId="1AF414FD" w14:textId="77777777" w:rsidR="0056752A" w:rsidRPr="00A4618F" w:rsidRDefault="00000000" w:rsidP="007D563B">
            <w:pPr>
              <w:pStyle w:val="Compact"/>
              <w:jc w:val="both"/>
            </w:pPr>
            <w:bookmarkStart w:id="48" w:name="fig-Gam_Slope"/>
            <w:bookmarkStart w:id="49" w:name="cell-fig-Gam_Slope"/>
            <w:r w:rsidRPr="00A4618F">
              <w:rPr>
                <w:noProof/>
              </w:rPr>
              <w:drawing>
                <wp:inline distT="0" distB="0" distL="0" distR="0" wp14:anchorId="662C0844" wp14:editId="4245FA69">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20D5F3F8" w14:textId="77777777" w:rsidR="0056752A" w:rsidRPr="00A4618F" w:rsidRDefault="00000000" w:rsidP="007D563B">
            <w:pPr>
              <w:pStyle w:val="ImageCaption"/>
              <w:spacing w:before="200"/>
              <w:jc w:val="both"/>
            </w:pPr>
            <w:r w:rsidRPr="00A4618F">
              <w:t xml:space="preserve">Figure 8: Relation between the elevation (in meters) and the percentage cover of </w:t>
            </w:r>
            <w:proofErr w:type="spellStart"/>
            <w:r w:rsidRPr="00A4618F">
              <w:t>Gracilaria</w:t>
            </w:r>
            <w:proofErr w:type="spellEnd"/>
            <w:r w:rsidRPr="00A4618F">
              <w:t xml:space="preserve"> </w:t>
            </w:r>
            <w:proofErr w:type="spellStart"/>
            <w:r w:rsidRPr="00A4618F">
              <w:t>vermiculophylla</w:t>
            </w:r>
            <w:proofErr w:type="spellEnd"/>
            <w:r w:rsidRPr="00A4618F">
              <w:t xml:space="preserve"> across three slope categories: Flat, Angled, and Steep. Solid lines </w:t>
            </w:r>
            <w:proofErr w:type="gramStart"/>
            <w:r w:rsidRPr="00A4618F">
              <w:t>represent fitted</w:t>
            </w:r>
            <w:proofErr w:type="gramEnd"/>
            <w:r w:rsidRPr="00A4618F">
              <w:t xml:space="preserve"> generalized linear model predictions, with dashed lines indicating 89% confidence intervals. The solid black line represents the mean predicted coverage across all slope categories.</w:t>
            </w:r>
          </w:p>
        </w:tc>
        <w:bookmarkEnd w:id="48"/>
      </w:tr>
    </w:tbl>
    <w:p w14:paraId="713C2F7C" w14:textId="77777777" w:rsidR="0056752A" w:rsidRPr="00A4618F" w:rsidRDefault="00000000" w:rsidP="007D563B">
      <w:pPr>
        <w:pStyle w:val="Titre1"/>
        <w:jc w:val="both"/>
      </w:pPr>
      <w:bookmarkStart w:id="50" w:name="discussion"/>
      <w:bookmarkEnd w:id="36"/>
      <w:bookmarkEnd w:id="45"/>
      <w:bookmarkEnd w:id="49"/>
      <w:r w:rsidRPr="00A4618F">
        <w:lastRenderedPageBreak/>
        <w:t>4. Discussion</w:t>
      </w:r>
    </w:p>
    <w:p w14:paraId="3FDB2A0F" w14:textId="55E94628" w:rsidR="007D563B" w:rsidRPr="00A4618F" w:rsidRDefault="00000000" w:rsidP="007D563B">
      <w:pPr>
        <w:pStyle w:val="Titre2"/>
        <w:jc w:val="both"/>
      </w:pPr>
      <w:bookmarkStart w:id="51" w:name="X9899dd51718767ce9f177be8709ff2a8e61d596"/>
      <w:r w:rsidRPr="00A4618F">
        <w:t xml:space="preserve">4.1 Drone mapping </w:t>
      </w:r>
      <w:r w:rsidRPr="00A4618F">
        <w:rPr>
          <w:i/>
          <w:iCs/>
        </w:rPr>
        <w:t xml:space="preserve">G. </w:t>
      </w:r>
      <w:proofErr w:type="spellStart"/>
      <w:r w:rsidRPr="00A4618F">
        <w:rPr>
          <w:i/>
          <w:iCs/>
        </w:rPr>
        <w:t>vermiculophylla</w:t>
      </w:r>
      <w:proofErr w:type="spellEnd"/>
      <w:r w:rsidRPr="00A4618F">
        <w:t xml:space="preserve"> with machine learning</w:t>
      </w:r>
    </w:p>
    <w:p w14:paraId="07A41138" w14:textId="595D932A" w:rsidR="007D563B" w:rsidRPr="00A4618F" w:rsidRDefault="00000000" w:rsidP="007D563B">
      <w:pPr>
        <w:pStyle w:val="FirstParagraph"/>
        <w:jc w:val="both"/>
      </w:pPr>
      <w:r w:rsidRPr="00A4618F">
        <w:t xml:space="preserve">In </w:t>
      </w:r>
      <w:r w:rsidR="007D563B" w:rsidRPr="00A4618F">
        <w:t xml:space="preserve">this study, we produced the first spatial distribution maps of the invasive red macroalgae </w:t>
      </w:r>
      <w:proofErr w:type="spellStart"/>
      <w:r w:rsidR="007D563B" w:rsidRPr="00A4618F">
        <w:rPr>
          <w:i/>
          <w:iCs/>
        </w:rPr>
        <w:t>Gracilaria</w:t>
      </w:r>
      <w:proofErr w:type="spellEnd"/>
      <w:r w:rsidR="007D563B" w:rsidRPr="00A4618F">
        <w:rPr>
          <w:i/>
          <w:iCs/>
        </w:rPr>
        <w:t xml:space="preserve"> </w:t>
      </w:r>
      <w:proofErr w:type="spellStart"/>
      <w:r w:rsidR="007D563B" w:rsidRPr="00A4618F">
        <w:rPr>
          <w:i/>
          <w:iCs/>
        </w:rPr>
        <w:t>vermiculophylla</w:t>
      </w:r>
      <w:proofErr w:type="spellEnd"/>
      <w:r w:rsidR="007D563B" w:rsidRPr="00A4618F">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w:t>
      </w:r>
      <w:proofErr w:type="gramStart"/>
      <w:r w:rsidR="007D563B" w:rsidRPr="00A4618F">
        <w:t>DISCOV ;</w:t>
      </w:r>
      <w:proofErr w:type="gramEnd"/>
      <w:r w:rsidR="007D563B" w:rsidRPr="00A4618F">
        <w:t xml:space="preserve"> Oiry et al. 2024). DISCOV v2.0 was based on an improved training dataset, which included a larger number of pixels on red macroalgae covering approximately 26 % of one million pixels and allowed the model to achieve an accuracy of 91.1 % in predicting </w:t>
      </w:r>
      <w:r w:rsidR="007D563B" w:rsidRPr="00A4618F">
        <w:rPr>
          <w:i/>
          <w:iCs/>
        </w:rPr>
        <w:t xml:space="preserve">G. </w:t>
      </w:r>
      <w:proofErr w:type="spellStart"/>
      <w:r w:rsidR="007D563B" w:rsidRPr="00A4618F">
        <w:rPr>
          <w:i/>
          <w:iCs/>
        </w:rPr>
        <w:t>vermiculophylla</w:t>
      </w:r>
      <w:proofErr w:type="spellEnd"/>
      <w:r w:rsidR="007D563B" w:rsidRPr="00A4618F">
        <w:t xml:space="preserve"> presence.</w:t>
      </w:r>
    </w:p>
    <w:p w14:paraId="4C3D2274" w14:textId="26C87536" w:rsidR="0056752A" w:rsidRPr="00A4618F" w:rsidRDefault="007D563B" w:rsidP="007D563B">
      <w:pPr>
        <w:pStyle w:val="FirstParagraph"/>
        <w:jc w:val="both"/>
      </w:pPr>
      <w:r w:rsidRPr="00A4618F">
        <w:t xml:space="preserve">Red seaweeds possess unique phycobilin pigments, enabling their spectral distinction from other macroalgal groups (Douay et al., 2022; </w:t>
      </w:r>
      <w:proofErr w:type="spellStart"/>
      <w:r w:rsidRPr="00A4618F">
        <w:t>Mcilwaine</w:t>
      </w:r>
      <w:proofErr w:type="spellEnd"/>
      <w:r w:rsidRPr="00A4618F">
        <w:t xml:space="preserve"> et al., 2019; Olmedo-Masat et al., 2020). Even with the ten-band multispectral sensor used in our study, it remained feasible to discriminate the major classes of intertidal macrophytes (Davies et al., 2023; Oiry et al., 2024; Román et al., 2021). Note that DISCOV V2.0 identifies </w:t>
      </w:r>
      <w:r w:rsidRPr="00A4618F">
        <w:rPr>
          <w:i/>
          <w:iCs/>
        </w:rPr>
        <w:t xml:space="preserve">G. </w:t>
      </w:r>
      <w:proofErr w:type="spellStart"/>
      <w:r w:rsidRPr="00A4618F">
        <w:rPr>
          <w:i/>
          <w:iCs/>
        </w:rPr>
        <w:t>vermiculophylla</w:t>
      </w:r>
      <w:proofErr w:type="spellEnd"/>
      <w:r w:rsidRPr="00A4618F">
        <w:t xml:space="preserve"> at the class level (</w:t>
      </w:r>
      <w:proofErr w:type="spellStart"/>
      <w:r w:rsidRPr="00A4618F">
        <w:t>Florideophyceae</w:t>
      </w:r>
      <w:proofErr w:type="spellEnd"/>
      <w:r w:rsidRPr="00A4618F">
        <w:t xml:space="preserve">) rather than at the species level. Although it is unlikely that </w:t>
      </w:r>
      <w:proofErr w:type="spellStart"/>
      <w:r w:rsidRPr="00A4618F">
        <w:t>Gracilaria</w:t>
      </w:r>
      <w:proofErr w:type="spellEnd"/>
      <w:r w:rsidRPr="00A4618F">
        <w:t xml:space="preserve"> can be precisely distinguished at the species level using standard multispectral, hyperspectral data may allow mapping on a finer taxonomic resolution (Douay et al., 2022; Olmedo-Masat et al., 2020). Ecological factors also contribute to distinguishing </w:t>
      </w:r>
      <w:r w:rsidRPr="00A4618F">
        <w:rPr>
          <w:i/>
          <w:iCs/>
        </w:rPr>
        <w:t xml:space="preserve">G. </w:t>
      </w:r>
      <w:proofErr w:type="spellStart"/>
      <w:r w:rsidRPr="00A4618F">
        <w:rPr>
          <w:i/>
          <w:iCs/>
        </w:rPr>
        <w:t>vermiculophylla</w:t>
      </w:r>
      <w:proofErr w:type="spellEnd"/>
      <w:r w:rsidRPr="00A4618F">
        <w:t xml:space="preserve">. Macroalgae require hard substrates for the spores to settle, but some </w:t>
      </w:r>
      <w:proofErr w:type="spellStart"/>
      <w:r w:rsidRPr="00A4618F">
        <w:t>Gracilariales</w:t>
      </w:r>
      <w:proofErr w:type="spellEnd"/>
      <w:r w:rsidRPr="00A4618F">
        <w:t xml:space="preserve"> species can establish on soft-bottom sediments. </w:t>
      </w:r>
      <w:r w:rsidRPr="00A4618F">
        <w:rPr>
          <w:i/>
          <w:iCs/>
        </w:rPr>
        <w:t xml:space="preserve">G. </w:t>
      </w:r>
      <w:proofErr w:type="spellStart"/>
      <w:r w:rsidRPr="00A4618F">
        <w:rPr>
          <w:i/>
          <w:iCs/>
        </w:rPr>
        <w:t>vermiculophylla</w:t>
      </w:r>
      <w:proofErr w:type="spellEnd"/>
      <w:r w:rsidRPr="00A4618F">
        <w:t xml:space="preserve"> is found on mudflats, anchoring its thalli in the top 10 cm of mud (</w:t>
      </w:r>
      <w:proofErr w:type="spellStart"/>
      <w:r w:rsidRPr="00A4618F">
        <w:t>Surget</w:t>
      </w:r>
      <w:proofErr w:type="spellEnd"/>
      <w:r w:rsidRPr="00A4618F">
        <w:t xml:space="preserve">, 2017), and inhabiting the upper intertidal zone of estuaries in Western Europe—an </w:t>
      </w:r>
      <w:r w:rsidRPr="00A4618F">
        <w:lastRenderedPageBreak/>
        <w:t xml:space="preserve">unusual trait for a red seaweed (Abreu et al., 2011; </w:t>
      </w:r>
      <w:proofErr w:type="spellStart"/>
      <w:r w:rsidRPr="00A4618F">
        <w:t>Davoult</w:t>
      </w:r>
      <w:proofErr w:type="spellEnd"/>
      <w:r w:rsidRPr="00A4618F">
        <w:t xml:space="preserve"> et al., 2017). By effectively detecting </w:t>
      </w:r>
      <w:r w:rsidRPr="00A4618F">
        <w:rPr>
          <w:i/>
          <w:iCs/>
        </w:rPr>
        <w:t xml:space="preserve">G. </w:t>
      </w:r>
      <w:proofErr w:type="spellStart"/>
      <w:r w:rsidRPr="00A4618F">
        <w:rPr>
          <w:i/>
          <w:iCs/>
        </w:rPr>
        <w:t>vermiculophylla</w:t>
      </w:r>
      <w:proofErr w:type="spellEnd"/>
      <w:r w:rsidRPr="00A4618F">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w:t>
      </w:r>
      <w:proofErr w:type="spellStart"/>
      <w:r w:rsidRPr="00A4618F">
        <w:t>colonising</w:t>
      </w:r>
      <w:proofErr w:type="spellEnd"/>
      <w:r w:rsidRPr="00A4618F">
        <w:t xml:space="preserve"> tidal flats, RGB drone imagery can be exploited.</w:t>
      </w:r>
    </w:p>
    <w:p w14:paraId="605FA138" w14:textId="77777777" w:rsidR="0056752A" w:rsidRPr="00A4618F" w:rsidRDefault="00000000" w:rsidP="007D563B">
      <w:pPr>
        <w:pStyle w:val="Titre2"/>
        <w:jc w:val="both"/>
      </w:pPr>
      <w:bookmarkStart w:id="52" w:name="Xe2ddd5d04e4279b0ab0466aabe81ab9422c91f8"/>
      <w:bookmarkEnd w:id="51"/>
      <w:r w:rsidRPr="00A4618F">
        <w:t xml:space="preserve">4.2 </w:t>
      </w:r>
      <w:r w:rsidRPr="00A4618F">
        <w:rPr>
          <w:i/>
          <w:iCs/>
        </w:rPr>
        <w:t xml:space="preserve">G. </w:t>
      </w:r>
      <w:proofErr w:type="spellStart"/>
      <w:r w:rsidRPr="00A4618F">
        <w:rPr>
          <w:i/>
          <w:iCs/>
        </w:rPr>
        <w:t>vermiculophylla</w:t>
      </w:r>
      <w:proofErr w:type="spellEnd"/>
      <w:r w:rsidRPr="00A4618F">
        <w:t xml:space="preserve"> spatial distribution and mudflat topography</w:t>
      </w:r>
    </w:p>
    <w:p w14:paraId="5DF9E65E" w14:textId="7416831E" w:rsidR="007D563B" w:rsidRPr="00A4618F" w:rsidRDefault="00000000" w:rsidP="007D563B">
      <w:pPr>
        <w:pStyle w:val="FirstParagraph"/>
        <w:jc w:val="both"/>
      </w:pPr>
      <w:proofErr w:type="gramStart"/>
      <w:r w:rsidRPr="00A4618F">
        <w:t xml:space="preserve">The </w:t>
      </w:r>
      <w:bookmarkStart w:id="53" w:name="X6cb239c59e92d8bbe9461620723a56cdb07af39"/>
      <w:bookmarkEnd w:id="52"/>
      <w:proofErr w:type="spellStart"/>
      <w:r w:rsidR="007D563B" w:rsidRPr="00A4618F">
        <w:t>The</w:t>
      </w:r>
      <w:proofErr w:type="spellEnd"/>
      <w:proofErr w:type="gramEnd"/>
      <w:r w:rsidR="007D563B" w:rsidRPr="00A4618F">
        <w:t xml:space="preserve"> spatial distribution of </w:t>
      </w:r>
      <w:r w:rsidR="007D563B" w:rsidRPr="00A4618F">
        <w:rPr>
          <w:i/>
          <w:iCs/>
        </w:rPr>
        <w:t xml:space="preserve">G. </w:t>
      </w:r>
      <w:proofErr w:type="spellStart"/>
      <w:r w:rsidR="007D563B" w:rsidRPr="00A4618F">
        <w:rPr>
          <w:i/>
          <w:iCs/>
        </w:rPr>
        <w:t>vermiculophylla</w:t>
      </w:r>
      <w:proofErr w:type="spellEnd"/>
      <w:r w:rsidR="007D563B" w:rsidRPr="00A4618F">
        <w:t xml:space="preserve"> across intertidal zones of West European estuaries revealed a relationship with mudflat topography, significantly influencing algal abundance. Our results showed that higher elevations within the intertidal zone supported a greater abundance of </w:t>
      </w:r>
      <w:r w:rsidR="007D563B" w:rsidRPr="00A4618F">
        <w:rPr>
          <w:i/>
          <w:iCs/>
        </w:rPr>
        <w:t xml:space="preserve">G. </w:t>
      </w:r>
      <w:proofErr w:type="spellStart"/>
      <w:r w:rsidR="007D563B" w:rsidRPr="00A4618F">
        <w:rPr>
          <w:i/>
          <w:iCs/>
        </w:rPr>
        <w:t>vermiculophylla</w:t>
      </w:r>
      <w:proofErr w:type="spellEnd"/>
      <w:r w:rsidR="007D563B" w:rsidRPr="00A4618F">
        <w:t xml:space="preserve">. Thomsen et al. (2009) observed this species inhabiting areas as elevated as the mudflat-marsh border. This capacity to </w:t>
      </w:r>
      <w:proofErr w:type="spellStart"/>
      <w:r w:rsidR="007D563B" w:rsidRPr="00A4618F">
        <w:t>colonise</w:t>
      </w:r>
      <w:proofErr w:type="spellEnd"/>
      <w:r w:rsidR="007D563B" w:rsidRPr="00A4618F">
        <w:t xml:space="preserve"> the upper intertidal is related to its broad stress tolerance under variable light, salinity, and grazing conditions (Thomsen et al., 2007). Its capacity for sustained growth under desiccation, light and salinity extremes (Nyberg, 2007; Raikar et al., 2001; </w:t>
      </w:r>
      <w:proofErr w:type="spellStart"/>
      <w:r w:rsidR="007D563B" w:rsidRPr="00A4618F">
        <w:t>Rueness</w:t>
      </w:r>
      <w:proofErr w:type="spellEnd"/>
      <w:r w:rsidR="007D563B" w:rsidRPr="00A4618F">
        <w:t xml:space="preserve">, 2005) explains its successful establishment at high elevations in mesohaline estuarine environments (Weinberger et al., 2008). Longer aerial exposure at these elevations is partly offset by the species’ exceptional tolerance of dehydration (survival after&gt;5 months dark storage at 8 °C) and its ability to re-hydrate rapidly once inundated, so that net photosynthesis remains positive during most tidal cycles (Hu and Juan, 2014). In the Belon estuary, most of </w:t>
      </w:r>
      <w:r w:rsidR="007D563B" w:rsidRPr="00A4618F">
        <w:rPr>
          <w:i/>
          <w:iCs/>
        </w:rPr>
        <w:t xml:space="preserve">G. </w:t>
      </w:r>
      <w:proofErr w:type="spellStart"/>
      <w:r w:rsidR="007D563B" w:rsidRPr="00A4618F">
        <w:rPr>
          <w:i/>
          <w:iCs/>
        </w:rPr>
        <w:t>vermiculophylla</w:t>
      </w:r>
      <w:proofErr w:type="spellEnd"/>
      <w:r w:rsidR="007D563B" w:rsidRPr="00A4618F">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 These mats also trap suspended sediments and organic detritus, progressively raising the bed and creating the soft, nutrient-rich substratum on which </w:t>
      </w:r>
      <w:r w:rsidR="007D563B" w:rsidRPr="00A4618F">
        <w:lastRenderedPageBreak/>
        <w:t xml:space="preserve">new thalli can attach—an example of positive niche construction (Byers et al., 2012). A lower </w:t>
      </w:r>
      <w:proofErr w:type="spellStart"/>
      <w:r w:rsidR="007D563B" w:rsidRPr="00A4618F">
        <w:t>hydrodynamism</w:t>
      </w:r>
      <w:proofErr w:type="spellEnd"/>
      <w:r w:rsidR="007D563B" w:rsidRPr="00A4618F">
        <w:t xml:space="preserve"> also characterizes these areas. Unlike seagrasses—marine angiosperms that colonize soft sediments using rhizomes for robust anchorage—</w:t>
      </w:r>
      <w:r w:rsidR="007D563B" w:rsidRPr="00A4618F">
        <w:rPr>
          <w:i/>
          <w:iCs/>
        </w:rPr>
        <w:t xml:space="preserve">G. </w:t>
      </w:r>
      <w:proofErr w:type="spellStart"/>
      <w:r w:rsidR="007D563B" w:rsidRPr="00A4618F">
        <w:rPr>
          <w:i/>
          <w:iCs/>
        </w:rPr>
        <w:t>vermiculophylla</w:t>
      </w:r>
      <w:proofErr w:type="spellEnd"/>
      <w:r w:rsidR="007D563B" w:rsidRPr="00A4618F">
        <w:t xml:space="preserve">, lacks such </w:t>
      </w:r>
      <w:proofErr w:type="spellStart"/>
      <w:r w:rsidR="007D563B" w:rsidRPr="00A4618F">
        <w:t>specialised</w:t>
      </w:r>
      <w:proofErr w:type="spellEnd"/>
      <w:r w:rsidR="007D563B" w:rsidRPr="00A4618F">
        <w:t xml:space="preserve"> structures</w:t>
      </w:r>
      <w:r w:rsidR="00C17066" w:rsidRPr="00A4618F">
        <w:t>, and reproduces vegetatively by fragmentation of the thallus.</w:t>
      </w:r>
      <w:r w:rsidR="007D563B" w:rsidRPr="00A4618F">
        <w:t xml:space="preserve"> Consequently, it is more vulnerable to disturbance and displacement by waves and tidal currents than seagrass. Micro-topographic depressions formed by low slopes (&lt; 1.5°) reduce drag forces during ebb–flow reversals and act as “fragment traps”, </w:t>
      </w:r>
      <w:proofErr w:type="spellStart"/>
      <w:r w:rsidR="007D563B" w:rsidRPr="00A4618F">
        <w:t>favouring</w:t>
      </w:r>
      <w:proofErr w:type="spellEnd"/>
      <w:r w:rsidR="007D563B" w:rsidRPr="00A4618F">
        <w:t xml:space="preserve"> the retention of drifting thalli that seed new patches (Byers et al., 2012). In the estuaries of South Brittany, this species can bury part of its thalli into the upper layers of soft sediment (</w:t>
      </w:r>
      <w:proofErr w:type="spellStart"/>
      <w:r w:rsidR="007D563B" w:rsidRPr="00A4618F">
        <w:t>Surget</w:t>
      </w:r>
      <w:proofErr w:type="spellEnd"/>
      <w:r w:rsidR="007D563B" w:rsidRPr="00A4618F">
        <w:t xml:space="preserve">, 2017). This mode of anchorage likely helps </w:t>
      </w:r>
      <w:r w:rsidR="007D563B" w:rsidRPr="00A4618F">
        <w:rPr>
          <w:i/>
          <w:iCs/>
        </w:rPr>
        <w:t xml:space="preserve">G. </w:t>
      </w:r>
      <w:proofErr w:type="spellStart"/>
      <w:r w:rsidR="007D563B" w:rsidRPr="00A4618F">
        <w:rPr>
          <w:i/>
          <w:iCs/>
        </w:rPr>
        <w:t>vermiculophylla</w:t>
      </w:r>
      <w:proofErr w:type="spellEnd"/>
      <w:r w:rsidR="007D563B" w:rsidRPr="00A4618F">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hyperlink w:anchor="fig-HistoricalMap" w:history="1">
        <w:r w:rsidR="007D563B" w:rsidRPr="00A4618F">
          <w:rPr>
            <w:rStyle w:val="Lienhypertexte"/>
          </w:rPr>
          <w:t>Figure 4</w:t>
        </w:r>
      </w:hyperlink>
      <w:r w:rsidR="007D563B" w:rsidRPr="00A4618F">
        <w:t xml:space="preserve">, which show that one of the first areas colonized by </w:t>
      </w:r>
      <w:r w:rsidR="007D563B" w:rsidRPr="00A4618F">
        <w:rPr>
          <w:i/>
          <w:iCs/>
        </w:rPr>
        <w:t xml:space="preserve">G. </w:t>
      </w:r>
      <w:proofErr w:type="spellStart"/>
      <w:r w:rsidR="007D563B" w:rsidRPr="00A4618F">
        <w:rPr>
          <w:i/>
          <w:iCs/>
        </w:rPr>
        <w:t>vermiculophylla</w:t>
      </w:r>
      <w:proofErr w:type="spellEnd"/>
      <w:r w:rsidR="007D563B" w:rsidRPr="00A4618F">
        <w:t xml:space="preserve"> in the Belon estuary was located near a salt marsh patch. These dense mats enhance </w:t>
      </w:r>
      <w:proofErr w:type="gramStart"/>
      <w:r w:rsidR="007D563B" w:rsidRPr="00A4618F">
        <w:t>its</w:t>
      </w:r>
      <w:proofErr w:type="gramEnd"/>
      <w:r w:rsidR="007D563B" w:rsidRPr="00A4618F">
        <w:t xml:space="preserve"> stability and facilitate </w:t>
      </w:r>
      <w:proofErr w:type="gramStart"/>
      <w:r w:rsidR="007D563B" w:rsidRPr="00A4618F">
        <w:t>its</w:t>
      </w:r>
      <w:proofErr w:type="gramEnd"/>
      <w:r w:rsidR="007D563B" w:rsidRPr="00A4618F">
        <w:t xml:space="preserve"> persistence and proliferation in intertidal and estuarine environments with low to moderate hydrodynamic conditions (</w:t>
      </w:r>
      <w:proofErr w:type="spellStart"/>
      <w:r w:rsidR="007D563B" w:rsidRPr="00A4618F">
        <w:t>Surget</w:t>
      </w:r>
      <w:proofErr w:type="spellEnd"/>
      <w:r w:rsidR="007D563B" w:rsidRPr="00A4618F">
        <w:t>, 2017).</w:t>
      </w:r>
    </w:p>
    <w:p w14:paraId="57078C86" w14:textId="77777777" w:rsidR="007D563B" w:rsidRPr="00A4618F" w:rsidRDefault="007D563B" w:rsidP="007D563B">
      <w:pPr>
        <w:pStyle w:val="FirstParagraph"/>
        <w:jc w:val="both"/>
      </w:pPr>
      <w:r w:rsidRPr="00A4618F">
        <w:t xml:space="preserve">There was a significant negative relationship between slope steepness and the density of </w:t>
      </w:r>
      <w:r w:rsidRPr="00A4618F">
        <w:rPr>
          <w:i/>
          <w:iCs/>
        </w:rPr>
        <w:t xml:space="preserve">G. </w:t>
      </w:r>
      <w:proofErr w:type="spellStart"/>
      <w:r w:rsidRPr="00A4618F">
        <w:rPr>
          <w:i/>
          <w:iCs/>
        </w:rPr>
        <w:t>vermiculophylla</w:t>
      </w:r>
      <w:proofErr w:type="spellEnd"/>
      <w:r w:rsidRPr="00A4618F">
        <w:t xml:space="preserve">. Besterman et al. (2021) showed that mudflat topography was a good predictor of </w:t>
      </w:r>
      <w:r w:rsidRPr="00A4618F">
        <w:rPr>
          <w:i/>
          <w:iCs/>
        </w:rPr>
        <w:t xml:space="preserve">G. </w:t>
      </w:r>
      <w:proofErr w:type="spellStart"/>
      <w:r w:rsidRPr="00A4618F">
        <w:rPr>
          <w:i/>
          <w:iCs/>
        </w:rPr>
        <w:t>vermiculophylla</w:t>
      </w:r>
      <w:proofErr w:type="spellEnd"/>
      <w:r w:rsidRPr="00A4618F">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Under such conditions unattached thalli are more readily exported and the probability of successful re-attachment drops sharply. Areas with steeper slopes may also limit the retention of organic matter and nutrients, reducing the </w:t>
      </w:r>
      <w:r w:rsidRPr="00A4618F">
        <w:lastRenderedPageBreak/>
        <w:t>availability of essential resources needed for algal growth. In contrast, flatter areas within the intertidal zone (</w:t>
      </w:r>
      <w:proofErr w:type="spellStart"/>
      <w:r w:rsidRPr="00A4618F">
        <w:t>slikke</w:t>
      </w:r>
      <w:proofErr w:type="spellEnd"/>
      <w:r w:rsidRPr="00A4618F">
        <w:t xml:space="preserve">) are more likely to accumulate fine sediments and retain water for longer durations during low tides, creating a more stable and nutrient-rich environment conducive to </w:t>
      </w:r>
      <w:r w:rsidRPr="00A4618F">
        <w:rPr>
          <w:i/>
          <w:iCs/>
        </w:rPr>
        <w:t xml:space="preserve">G. </w:t>
      </w:r>
      <w:proofErr w:type="spellStart"/>
      <w:r w:rsidRPr="00A4618F">
        <w:rPr>
          <w:i/>
          <w:iCs/>
        </w:rPr>
        <w:t>vermiculophylla</w:t>
      </w:r>
      <w:proofErr w:type="spellEnd"/>
      <w:r w:rsidRPr="00A4618F">
        <w:t xml:space="preserve"> proliferation. These low-slope conditions may also </w:t>
      </w:r>
      <w:proofErr w:type="spellStart"/>
      <w:r w:rsidRPr="00A4618F">
        <w:t>favour</w:t>
      </w:r>
      <w:proofErr w:type="spellEnd"/>
      <w:r w:rsidRPr="00A4618F">
        <w:t xml:space="preserve"> dense algal mat formation, further </w:t>
      </w:r>
      <w:proofErr w:type="spellStart"/>
      <w:proofErr w:type="gramStart"/>
      <w:r w:rsidRPr="00A4618F">
        <w:t>stabilising</w:t>
      </w:r>
      <w:proofErr w:type="spellEnd"/>
      <w:proofErr w:type="gramEnd"/>
      <w:r w:rsidRPr="00A4618F">
        <w:t xml:space="preserve"> the sediment and promoting growth.</w:t>
      </w:r>
    </w:p>
    <w:p w14:paraId="5045D385" w14:textId="77777777" w:rsidR="007D563B" w:rsidRPr="00A4618F" w:rsidRDefault="007D563B" w:rsidP="007D563B">
      <w:pPr>
        <w:pStyle w:val="FirstParagraph"/>
        <w:jc w:val="both"/>
        <w:rPr>
          <w:rFonts w:eastAsiaTheme="majorEastAsia" w:cstheme="majorBidi"/>
          <w:b/>
          <w:bCs/>
          <w:color w:val="000000" w:themeColor="text1"/>
          <w:sz w:val="28"/>
          <w:szCs w:val="28"/>
        </w:rPr>
      </w:pPr>
    </w:p>
    <w:p w14:paraId="35CF3FEB" w14:textId="0CFC90A5" w:rsidR="0056752A" w:rsidRPr="00A4618F" w:rsidRDefault="00000000" w:rsidP="00BD6FF4">
      <w:pPr>
        <w:pStyle w:val="Titre2"/>
      </w:pPr>
      <w:r w:rsidRPr="00A4618F">
        <w:t xml:space="preserve">4.3 Monitoring </w:t>
      </w:r>
      <w:proofErr w:type="spellStart"/>
      <w:r w:rsidRPr="00A4618F">
        <w:t>Gracilaria</w:t>
      </w:r>
      <w:proofErr w:type="spellEnd"/>
      <w:r w:rsidRPr="00A4618F">
        <w:t xml:space="preserve"> </w:t>
      </w:r>
      <w:proofErr w:type="spellStart"/>
      <w:r w:rsidRPr="00A4618F">
        <w:t>vermiculophylla</w:t>
      </w:r>
      <w:proofErr w:type="spellEnd"/>
      <w:r w:rsidRPr="00A4618F">
        <w:t xml:space="preserve"> Invasion Dynamics</w:t>
      </w:r>
    </w:p>
    <w:p w14:paraId="527791BF" w14:textId="294B0F90" w:rsidR="007D563B" w:rsidRPr="00A4618F" w:rsidRDefault="007D563B" w:rsidP="007D563B">
      <w:pPr>
        <w:pStyle w:val="FirstParagraph"/>
        <w:jc w:val="both"/>
      </w:pPr>
      <w:bookmarkStart w:id="54" w:name="conclusion"/>
      <w:bookmarkEnd w:id="50"/>
      <w:bookmarkEnd w:id="53"/>
      <w:r w:rsidRPr="00A4618F">
        <w:t xml:space="preserve">The invasive red macroalga </w:t>
      </w:r>
      <w:r w:rsidRPr="00A4618F">
        <w:rPr>
          <w:i/>
          <w:iCs/>
        </w:rPr>
        <w:t xml:space="preserve">G. </w:t>
      </w:r>
      <w:proofErr w:type="spellStart"/>
      <w:r w:rsidRPr="00A4618F">
        <w:rPr>
          <w:i/>
          <w:iCs/>
        </w:rPr>
        <w:t>vermiculophylla</w:t>
      </w:r>
      <w:proofErr w:type="spellEnd"/>
      <w:r w:rsidRPr="00A4618F">
        <w:t xml:space="preserve"> represents a significant example of delayed recognition and documentation in biological invasions. Historical aerial imagery and photo-interpretation analyses from the Belon Estuary suggest the initial presence of this species in 1976 (</w:t>
      </w:r>
      <w:hyperlink w:anchor="fig-HistoricalMap" w:history="1">
        <w:r w:rsidRPr="00A4618F">
          <w:rPr>
            <w:rStyle w:val="Lienhypertexte"/>
          </w:rPr>
          <w:t>Figure 4</w:t>
        </w:r>
      </w:hyperlink>
      <w:r w:rsidRPr="00A4618F">
        <w:t>), preceding its first formal description in European waters in 1996 by two decades (</w:t>
      </w:r>
      <w:proofErr w:type="spellStart"/>
      <w:r w:rsidRPr="00A4618F">
        <w:t>Rueness</w:t>
      </w:r>
      <w:proofErr w:type="spellEnd"/>
      <w:r w:rsidRPr="00A4618F">
        <w:t xml:space="preserve">,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sidRPr="00A4618F">
        <w:rPr>
          <w:i/>
          <w:iCs/>
        </w:rPr>
        <w:t xml:space="preserve">G. </w:t>
      </w:r>
      <w:proofErr w:type="spellStart"/>
      <w:r w:rsidRPr="00A4618F">
        <w:rPr>
          <w:i/>
          <w:iCs/>
        </w:rPr>
        <w:t>vermiculophylla</w:t>
      </w:r>
      <w:proofErr w:type="spellEnd"/>
      <w:r w:rsidRPr="00A4618F">
        <w:t xml:space="preserve"> and native to this area (e.g. </w:t>
      </w:r>
      <w:proofErr w:type="spellStart"/>
      <w:r w:rsidRPr="00A4618F">
        <w:rPr>
          <w:i/>
          <w:iCs/>
        </w:rPr>
        <w:t>Gracilaria</w:t>
      </w:r>
      <w:proofErr w:type="spellEnd"/>
      <w:r w:rsidRPr="00A4618F">
        <w:rPr>
          <w:i/>
          <w:iCs/>
        </w:rPr>
        <w:t xml:space="preserve"> </w:t>
      </w:r>
      <w:proofErr w:type="spellStart"/>
      <w:r w:rsidRPr="00A4618F">
        <w:rPr>
          <w:i/>
          <w:iCs/>
        </w:rPr>
        <w:t>gracilis</w:t>
      </w:r>
      <w:proofErr w:type="spellEnd"/>
      <w:r w:rsidRPr="00A4618F">
        <w:t xml:space="preserve">) were already present at sites </w:t>
      </w:r>
      <w:proofErr w:type="gramStart"/>
      <w:r w:rsidRPr="00A4618F">
        <w:t xml:space="preserve">where </w:t>
      </w:r>
      <w:r w:rsidRPr="00A4618F">
        <w:rPr>
          <w:i/>
          <w:iCs/>
        </w:rPr>
        <w:t>G.</w:t>
      </w:r>
      <w:proofErr w:type="gramEnd"/>
      <w:r w:rsidRPr="00A4618F">
        <w:rPr>
          <w:i/>
          <w:iCs/>
        </w:rPr>
        <w:t xml:space="preserve"> </w:t>
      </w:r>
      <w:proofErr w:type="spellStart"/>
      <w:r w:rsidRPr="00A4618F">
        <w:rPr>
          <w:i/>
          <w:iCs/>
        </w:rPr>
        <w:t>vermiculophylla</w:t>
      </w:r>
      <w:proofErr w:type="spellEnd"/>
      <w:r w:rsidRPr="00A4618F">
        <w:t xml:space="preserve"> was introduced, further complicating its detection. This lag highlights challenges associated with detecting, monitoring, and reporting invasive species and their ecological impacts during early colonization.</w:t>
      </w:r>
    </w:p>
    <w:p w14:paraId="501F2314" w14:textId="537E8C11" w:rsidR="007D563B" w:rsidRPr="00A4618F" w:rsidRDefault="007D563B" w:rsidP="007D563B">
      <w:pPr>
        <w:pStyle w:val="FirstParagraph"/>
        <w:jc w:val="both"/>
      </w:pPr>
      <w:r w:rsidRPr="00A4618F">
        <w:t xml:space="preserve">The appearance of </w:t>
      </w:r>
      <w:r w:rsidRPr="00A4618F">
        <w:rPr>
          <w:i/>
          <w:iCs/>
        </w:rPr>
        <w:t xml:space="preserve">G. </w:t>
      </w:r>
      <w:proofErr w:type="spellStart"/>
      <w:r w:rsidRPr="00A4618F">
        <w:rPr>
          <w:i/>
          <w:iCs/>
        </w:rPr>
        <w:t>vermiculophylla</w:t>
      </w:r>
      <w:proofErr w:type="spellEnd"/>
      <w:r w:rsidRPr="00A4618F">
        <w:t xml:space="preserve"> corresponds with the introduction of the Pacific oyster (</w:t>
      </w:r>
      <w:r w:rsidRPr="00A4618F">
        <w:rPr>
          <w:i/>
          <w:iCs/>
        </w:rPr>
        <w:t>Crassostrea gigas</w:t>
      </w:r>
      <w:r w:rsidRPr="00A4618F">
        <w:t xml:space="preserve">) into the estuary a few years before, between 1971 and 1975, and a potential vector for algal dispersal through aquaculture activities (Grizel and Heral, 1991; </w:t>
      </w:r>
      <w:proofErr w:type="spellStart"/>
      <w:r w:rsidRPr="00A4618F">
        <w:t>Rueness</w:t>
      </w:r>
      <w:proofErr w:type="spellEnd"/>
      <w:r w:rsidRPr="00A4618F">
        <w:t>, 2005). Aquaculture operations such as the movement of spat bags, grow-out nets, and shell‐hash clutch, can unintentionally transfer</w:t>
      </w:r>
      <w:r w:rsidR="00C17066" w:rsidRPr="00A4618F">
        <w:t xml:space="preserve"> small</w:t>
      </w:r>
      <w:r w:rsidRPr="00A4618F">
        <w:t xml:space="preserve"> fragments of </w:t>
      </w:r>
      <w:r w:rsidRPr="00A4618F">
        <w:rPr>
          <w:i/>
          <w:iCs/>
        </w:rPr>
        <w:t xml:space="preserve">G. </w:t>
      </w:r>
      <w:proofErr w:type="spellStart"/>
      <w:r w:rsidRPr="00A4618F">
        <w:rPr>
          <w:i/>
          <w:iCs/>
        </w:rPr>
        <w:t>vermiculophylla</w:t>
      </w:r>
      <w:proofErr w:type="spellEnd"/>
      <w:r w:rsidRPr="00A4618F">
        <w:t xml:space="preserve">. Such fouled materials, rather than live oyster shells per se, are considered </w:t>
      </w:r>
      <w:r w:rsidRPr="00A4618F">
        <w:lastRenderedPageBreak/>
        <w:t xml:space="preserve">the main vector that introduced the alga to several European lagoons, including its first Mediterranean record in 2008 (Loos et al., 2024). In Brittany the first aerial detection of the alga in 1976 occurred four years after large-scale oyster transfers began in the </w:t>
      </w:r>
      <w:proofErr w:type="spellStart"/>
      <w:r w:rsidRPr="00A4618F">
        <w:t>Bélon</w:t>
      </w:r>
      <w:proofErr w:type="spellEnd"/>
      <w:r w:rsidRPr="00A4618F">
        <w:t xml:space="preserve"> and Aven estuaries (Grizel and Heral, 1991), suggesting oyster culture as a probable—though not exclusive—vector. After initial establishment, the alga progressively occupied suitable habitats, consistent with theoretical invasion dynamics involving a lag phase followed by rapid spread (Arim et al., 2006). The establishment of </w:t>
      </w:r>
      <w:r w:rsidRPr="00A4618F">
        <w:rPr>
          <w:i/>
          <w:iCs/>
        </w:rPr>
        <w:t xml:space="preserve">G. </w:t>
      </w:r>
      <w:proofErr w:type="spellStart"/>
      <w:r w:rsidRPr="00A4618F">
        <w:rPr>
          <w:i/>
          <w:iCs/>
        </w:rPr>
        <w:t>vermiculophylla</w:t>
      </w:r>
      <w:proofErr w:type="spellEnd"/>
      <w:r w:rsidRPr="00A4618F">
        <w:t xml:space="preserve"> likely induced changes in sediment characteristics, trophic interactions, and habitat structure prior to formal recognition (</w:t>
      </w:r>
      <w:proofErr w:type="spellStart"/>
      <w:r w:rsidRPr="00A4618F">
        <w:t>BenDor</w:t>
      </w:r>
      <w:proofErr w:type="spellEnd"/>
      <w:r w:rsidRPr="00A4618F">
        <w:t xml:space="preserve"> and Metcalf, 2006). Such shifts are comparable to documented impacts in similar systems (Crowl et al., 2008; Gallardo et al., 2016</w:t>
      </w:r>
      <w:proofErr w:type="gramStart"/>
      <w:r w:rsidRPr="00A4618F">
        <w:t>), yet</w:t>
      </w:r>
      <w:proofErr w:type="gramEnd"/>
      <w:r w:rsidRPr="00A4618F">
        <w:t xml:space="preserve"> remain difficult to quantify without early monitoring data. Remote sensing using multispectral drone mapping can provide high-resolution, spatially explicit data, but it must be combined with repeated, </w:t>
      </w:r>
      <w:r w:rsidRPr="00A4618F">
        <w:rPr>
          <w:i/>
          <w:iCs/>
        </w:rPr>
        <w:t>in situ</w:t>
      </w:r>
      <w:r w:rsidRPr="00A4618F">
        <w:t xml:space="preserve"> field measurements to maximize its potential (Chadwick et al., 2020; </w:t>
      </w:r>
      <w:proofErr w:type="spellStart"/>
      <w:r w:rsidRPr="00A4618F">
        <w:t>Zoffoli</w:t>
      </w:r>
      <w:proofErr w:type="spellEnd"/>
      <w:r w:rsidRPr="00A4618F">
        <w:t xml:space="preserve"> et al., 2023). Temporal repetition makes it possible to assess dynamic processes, and integrating these mapping approaches </w:t>
      </w:r>
      <w:proofErr w:type="gramStart"/>
      <w:r w:rsidRPr="00A4618F">
        <w:t xml:space="preserve">with </w:t>
      </w:r>
      <w:r w:rsidRPr="00A4618F">
        <w:rPr>
          <w:i/>
          <w:iCs/>
        </w:rPr>
        <w:t>in</w:t>
      </w:r>
      <w:proofErr w:type="gramEnd"/>
      <w:r w:rsidRPr="00A4618F">
        <w:rPr>
          <w:i/>
          <w:iCs/>
        </w:rPr>
        <w:t xml:space="preserve"> situ</w:t>
      </w:r>
      <w:r w:rsidRPr="00A4618F">
        <w:t xml:space="preserve"> analyses of local infauna, carbon cycling, riverine inputs, and sedimentology yields valuable data for local managers. Such an integrated approach can determine how the invasive algae </w:t>
      </w:r>
      <w:proofErr w:type="gramStart"/>
      <w:r w:rsidRPr="00A4618F">
        <w:t>affects</w:t>
      </w:r>
      <w:proofErr w:type="gramEnd"/>
      <w:r w:rsidRPr="00A4618F">
        <w:t xml:space="preserve"> the local ecosystem and, more broadly, forecast its potential impact on other estuarine environments facing similar invasion events.</w:t>
      </w:r>
    </w:p>
    <w:p w14:paraId="5591962C" w14:textId="77777777" w:rsidR="007D563B" w:rsidRPr="00A4618F" w:rsidRDefault="007D563B" w:rsidP="007D563B">
      <w:pPr>
        <w:pStyle w:val="FirstParagraph"/>
        <w:jc w:val="both"/>
      </w:pPr>
      <w:r w:rsidRPr="00A4618F">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w:t>
      </w:r>
      <w:proofErr w:type="spellStart"/>
      <w:r w:rsidRPr="00A4618F">
        <w:t>BenDor</w:t>
      </w:r>
      <w:proofErr w:type="spellEnd"/>
      <w:r w:rsidRPr="00A4618F">
        <w:t xml:space="preserve"> and Metcalf, 2006; Elton, 2020). Specific practices, such as the removal of early-stage algal mats, implementation of physical barriers to prevent further spread, and public awareness campaigns, could mitigate the impacts during this critical phase </w:t>
      </w:r>
      <w:r w:rsidRPr="00A4618F">
        <w:lastRenderedPageBreak/>
        <w:t xml:space="preserve">(Green and </w:t>
      </w:r>
      <w:proofErr w:type="spellStart"/>
      <w:r w:rsidRPr="00A4618F">
        <w:t>Grosholz</w:t>
      </w:r>
      <w:proofErr w:type="spellEnd"/>
      <w:r w:rsidRPr="00A4618F">
        <w:t xml:space="preserve">, 2021; Jones et al., 2021; </w:t>
      </w:r>
      <w:proofErr w:type="spellStart"/>
      <w:r w:rsidRPr="00A4618F">
        <w:t>Simberloff</w:t>
      </w:r>
      <w:proofErr w:type="spellEnd"/>
      <w:r w:rsidRPr="00A4618F">
        <w:t xml:space="preserve">, 2021). In the Belon Estuary, </w:t>
      </w:r>
      <w:r w:rsidRPr="00A4618F">
        <w:rPr>
          <w:i/>
          <w:iCs/>
        </w:rPr>
        <w:t xml:space="preserve">G. </w:t>
      </w:r>
      <w:proofErr w:type="spellStart"/>
      <w:r w:rsidRPr="00A4618F">
        <w:rPr>
          <w:i/>
          <w:iCs/>
        </w:rPr>
        <w:t>vermiculophylla</w:t>
      </w:r>
      <w:proofErr w:type="spellEnd"/>
      <w:r w:rsidRPr="00A4618F">
        <w:t xml:space="preserve"> appears to have thrived under ecological conditions favorable to its proliferation, enabling the formation of dense mats in about 6 years (between 1976 and 1982; </w:t>
      </w:r>
      <w:hyperlink w:anchor="fig-HistoricalMap" w:history="1">
        <w:r w:rsidRPr="00A4618F">
          <w:rPr>
            <w:rStyle w:val="Lienhypertexte"/>
          </w:rPr>
          <w:t>Figure 4</w:t>
        </w:r>
      </w:hyperlink>
      <w:r w:rsidRPr="00A4618F">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Remote sensing facilitates timely interventions by capturing detailed data on the spatial distribution and habitat preferences of species such as </w:t>
      </w:r>
      <w:r w:rsidRPr="00A4618F">
        <w:rPr>
          <w:i/>
          <w:iCs/>
        </w:rPr>
        <w:t xml:space="preserve">G. </w:t>
      </w:r>
      <w:proofErr w:type="spellStart"/>
      <w:r w:rsidRPr="00A4618F">
        <w:rPr>
          <w:i/>
          <w:iCs/>
        </w:rPr>
        <w:t>vermiculophylla</w:t>
      </w:r>
      <w:proofErr w:type="spellEnd"/>
      <w:r w:rsidRPr="00A4618F">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735DA29B" w14:textId="4D3B0301" w:rsidR="0056752A" w:rsidRPr="00A4618F" w:rsidRDefault="00000000" w:rsidP="007D563B">
      <w:pPr>
        <w:pStyle w:val="FirstParagraph"/>
        <w:jc w:val="both"/>
      </w:pPr>
      <w:r w:rsidRPr="00A4618F">
        <w:t>5. Conclusion</w:t>
      </w:r>
    </w:p>
    <w:p w14:paraId="6A340779" w14:textId="77777777" w:rsidR="0056752A" w:rsidRPr="00A4618F" w:rsidRDefault="00000000" w:rsidP="007D563B">
      <w:pPr>
        <w:pStyle w:val="FirstParagraph"/>
        <w:jc w:val="both"/>
      </w:pPr>
      <w:r w:rsidRPr="00A4618F">
        <w:t xml:space="preserve">This study demonstrated the potential of high-resolution drone-based multispectral remote sensing to map the spatial and temporal distribution of the invasive red macroalga </w:t>
      </w:r>
      <w:r w:rsidRPr="00A4618F">
        <w:rPr>
          <w:i/>
          <w:iCs/>
        </w:rPr>
        <w:t xml:space="preserve">G. </w:t>
      </w:r>
      <w:proofErr w:type="spellStart"/>
      <w:r w:rsidRPr="00A4618F">
        <w:rPr>
          <w:i/>
          <w:iCs/>
        </w:rPr>
        <w:t>vermiculophylla</w:t>
      </w:r>
      <w:proofErr w:type="spellEnd"/>
      <w:r w:rsidRPr="00A4618F">
        <w:t xml:space="preserve"> in European estuaries. By employing the DISCOV machine-learning model, updated to include an extensive dataset of </w:t>
      </w:r>
      <w:proofErr w:type="spellStart"/>
      <w:r w:rsidRPr="00A4618F">
        <w:t>Florideophyceae</w:t>
      </w:r>
      <w:proofErr w:type="spellEnd"/>
      <w:r w:rsidRPr="00A4618F">
        <w:t xml:space="preserve"> pixels, we achieved a classification accuracy of 91.1%. Our analysis revealed a clear spatial relationship between </w:t>
      </w:r>
      <w:r w:rsidRPr="00A4618F">
        <w:rPr>
          <w:i/>
          <w:iCs/>
        </w:rPr>
        <w:t xml:space="preserve">G. </w:t>
      </w:r>
      <w:proofErr w:type="spellStart"/>
      <w:proofErr w:type="gramStart"/>
      <w:r w:rsidRPr="00A4618F">
        <w:rPr>
          <w:i/>
          <w:iCs/>
        </w:rPr>
        <w:t>vermiculophylla</w:t>
      </w:r>
      <w:proofErr w:type="spellEnd"/>
      <w:proofErr w:type="gramEnd"/>
      <w:r w:rsidRPr="00A4618F">
        <w:t xml:space="preserve"> and intertidal topography retrieved from LiDAR, </w:t>
      </w:r>
      <w:r w:rsidRPr="00A4618F">
        <w:lastRenderedPageBreak/>
        <w:t xml:space="preserve">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sidRPr="00A4618F">
        <w:rPr>
          <w:i/>
          <w:iCs/>
        </w:rPr>
        <w:t xml:space="preserve">G. </w:t>
      </w:r>
      <w:proofErr w:type="spellStart"/>
      <w:r w:rsidRPr="00A4618F">
        <w:rPr>
          <w:i/>
          <w:iCs/>
        </w:rPr>
        <w:t>vermiculophylla</w:t>
      </w:r>
      <w:proofErr w:type="spellEnd"/>
      <w:r w:rsidRPr="00A4618F">
        <w:t xml:space="preserve"> in the Belon Estuary approximately 20 years before its first scientific description, emphasizing the value of retrospective mapping. The historical aerial imagery analysis provided crucial insights into the dynamics of </w:t>
      </w:r>
      <w:r w:rsidRPr="00A4618F">
        <w:rPr>
          <w:i/>
          <w:iCs/>
        </w:rPr>
        <w:t xml:space="preserve">G. </w:t>
      </w:r>
      <w:proofErr w:type="spellStart"/>
      <w:r w:rsidRPr="00A4618F">
        <w:rPr>
          <w:i/>
          <w:iCs/>
        </w:rPr>
        <w:t>vermiculophylla</w:t>
      </w:r>
      <w:r w:rsidRPr="00A4618F">
        <w:t>’s</w:t>
      </w:r>
      <w:proofErr w:type="spellEnd"/>
      <w:r w:rsidRPr="00A4618F">
        <w:t xml:space="preserve"> invasion, revealing a lag phase followed by rapid colonization, as it is observed in all introduced species (Stiger-</w:t>
      </w:r>
      <w:proofErr w:type="spellStart"/>
      <w:r w:rsidRPr="00A4618F">
        <w:t>Pouvreau</w:t>
      </w:r>
      <w:proofErr w:type="spellEnd"/>
      <w:r w:rsidRPr="00A4618F">
        <w:t xml:space="preserve"> and </w:t>
      </w:r>
      <w:proofErr w:type="spellStart"/>
      <w:r w:rsidRPr="00A4618F">
        <w:t>Thouzeau</w:t>
      </w:r>
      <w:proofErr w:type="spellEnd"/>
      <w:r w:rsidRPr="00A4618F">
        <w:t xml:space="preserve">, 2015). This expansion coincided with the development of Pacific oyster aquaculture, suggesting </w:t>
      </w:r>
      <w:proofErr w:type="gramStart"/>
      <w:r w:rsidRPr="00A4618F">
        <w:t>oyster</w:t>
      </w:r>
      <w:proofErr w:type="gramEnd"/>
      <w:r w:rsidRPr="00A4618F">
        <w:t xml:space="preserve"> as a potential vector of dispersal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7D1A5DF1" w14:textId="2079F4A1" w:rsidR="00BA3B93" w:rsidRPr="00A4618F" w:rsidRDefault="00BA3B93" w:rsidP="007D563B">
      <w:pPr>
        <w:pStyle w:val="Titre1"/>
        <w:jc w:val="both"/>
      </w:pPr>
      <w:r w:rsidRPr="00A4618F">
        <w:t>6. Acknowledgement</w:t>
      </w:r>
    </w:p>
    <w:p w14:paraId="08C556FC" w14:textId="77777777" w:rsidR="00BA3B93" w:rsidRPr="00A4618F" w:rsidRDefault="00BA3B93" w:rsidP="007D563B">
      <w:pPr>
        <w:jc w:val="both"/>
      </w:pPr>
    </w:p>
    <w:p w14:paraId="690F8DD6" w14:textId="2671B280" w:rsidR="0056752A" w:rsidRPr="00A4618F" w:rsidRDefault="00BA3B93" w:rsidP="007D563B">
      <w:pPr>
        <w:jc w:val="both"/>
      </w:pPr>
      <w:r w:rsidRPr="00A4618F">
        <w:t xml:space="preserve">This work has been found by the French Space Agency (CNES) through the project INVASEA (grant number: </w:t>
      </w:r>
      <w:r w:rsidR="00E1060A" w:rsidRPr="00A4618F">
        <w:t>24035/00</w:t>
      </w:r>
      <w:r w:rsidRPr="00A4618F">
        <w:t>)</w:t>
      </w:r>
      <w:r w:rsidR="00287D2E" w:rsidRPr="00A4618F">
        <w:t>.</w:t>
      </w:r>
      <w:r w:rsidRPr="00A4618F">
        <w:br w:type="page"/>
      </w:r>
    </w:p>
    <w:p w14:paraId="14C145A1" w14:textId="77777777" w:rsidR="0056752A" w:rsidRPr="00A4618F" w:rsidRDefault="00000000" w:rsidP="007D563B">
      <w:pPr>
        <w:pStyle w:val="Titre1"/>
        <w:jc w:val="both"/>
      </w:pPr>
      <w:bookmarkStart w:id="55" w:name="annexes"/>
      <w:bookmarkEnd w:id="54"/>
      <w:r w:rsidRPr="00A4618F">
        <w:lastRenderedPageBreak/>
        <w:t>6. Annexes</w:t>
      </w:r>
    </w:p>
    <w:p w14:paraId="5598E0C4" w14:textId="77777777" w:rsidR="0056752A" w:rsidRPr="00A4618F" w:rsidRDefault="00000000" w:rsidP="007D563B">
      <w:pPr>
        <w:pStyle w:val="Titre2"/>
        <w:jc w:val="both"/>
      </w:pPr>
      <w:bookmarkStart w:id="56" w:name="sec-AnnexeA"/>
      <w:r w:rsidRPr="00A4618F">
        <w:t>6.1 Annexes A - Updated training dataset</w:t>
      </w:r>
    </w:p>
    <w:tbl>
      <w:tblPr>
        <w:tblStyle w:val="Table"/>
        <w:tblW w:w="5000" w:type="pct"/>
        <w:tblLook w:val="0000" w:firstRow="0" w:lastRow="0" w:firstColumn="0" w:lastColumn="0" w:noHBand="0" w:noVBand="0"/>
      </w:tblPr>
      <w:tblGrid>
        <w:gridCol w:w="9360"/>
      </w:tblGrid>
      <w:tr w:rsidR="0056752A" w:rsidRPr="00A4618F" w14:paraId="0542CF2F" w14:textId="77777777" w:rsidTr="00587528">
        <w:tc>
          <w:tcPr>
            <w:tcW w:w="7920" w:type="dxa"/>
          </w:tcPr>
          <w:p w14:paraId="64F3B0A5" w14:textId="77777777" w:rsidR="0056752A" w:rsidRPr="00A4618F" w:rsidRDefault="00000000" w:rsidP="007D563B">
            <w:pPr>
              <w:pStyle w:val="ImageCaption"/>
              <w:spacing w:before="200"/>
              <w:jc w:val="both"/>
            </w:pPr>
            <w:bookmarkStart w:id="57" w:name="tbl-Update_training"/>
            <w:r w:rsidRPr="00A4618F">
              <w:t>Table 1: Class of the Neural Network model, with the number of training pixels used to train that class and the differences with the training dataset of DISCOV v1.0</w:t>
            </w:r>
          </w:p>
          <w:tbl>
            <w:tblPr>
              <w:tblW w:w="0" w:type="auto"/>
              <w:jc w:val="center"/>
              <w:tblLook w:val="0420" w:firstRow="1" w:lastRow="0" w:firstColumn="0" w:lastColumn="0" w:noHBand="0" w:noVBand="1"/>
            </w:tblPr>
            <w:tblGrid>
              <w:gridCol w:w="2035"/>
              <w:gridCol w:w="1925"/>
              <w:gridCol w:w="1643"/>
              <w:gridCol w:w="3037"/>
            </w:tblGrid>
            <w:tr w:rsidR="0056752A" w:rsidRPr="00A4618F" w14:paraId="1D930BB8"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C83E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113"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Taxonomic 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780AF"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AEE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Difference with DISCOV v1.0</w:t>
                  </w:r>
                </w:p>
              </w:tc>
            </w:tr>
            <w:tr w:rsidR="0056752A" w:rsidRPr="00A4618F" w14:paraId="768EC619"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5AF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E71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0EA8"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30F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x13.95</w:t>
                  </w:r>
                </w:p>
              </w:tc>
            </w:tr>
            <w:tr w:rsidR="0056752A" w:rsidRPr="00A4618F" w14:paraId="5C9A16B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588"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457"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Chlorophyceae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098"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42988"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x5.4</w:t>
                  </w:r>
                </w:p>
              </w:tc>
            </w:tr>
            <w:tr w:rsidR="0056752A" w:rsidRPr="00A4618F" w14:paraId="46D0E236"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D2F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8D93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B1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2346"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w:t>
                  </w:r>
                </w:p>
              </w:tc>
            </w:tr>
            <w:tr w:rsidR="0056752A" w:rsidRPr="00A4618F" w14:paraId="54EC3817"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0AC8"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9157"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Phaeophyceae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AC0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0791"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w:t>
                  </w:r>
                </w:p>
              </w:tc>
            </w:tr>
            <w:tr w:rsidR="0056752A" w:rsidRPr="00A4618F" w14:paraId="1C78A2E4"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B24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4B86"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sidRPr="00A4618F">
                    <w:rPr>
                      <w:rFonts w:ascii="Arial" w:eastAsia="Arial" w:hAnsi="Arial" w:cs="Arial"/>
                      <w:color w:val="000000"/>
                      <w:sz w:val="22"/>
                      <w:szCs w:val="22"/>
                    </w:rPr>
                    <w:t>Florideophyceae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2593"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66B3"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x46.55</w:t>
                  </w:r>
                </w:p>
              </w:tc>
            </w:tr>
            <w:tr w:rsidR="0056752A" w:rsidRPr="00A4618F" w14:paraId="436C5A78"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1B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CE2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110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F9D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x1.24</w:t>
                  </w:r>
                </w:p>
              </w:tc>
            </w:tr>
            <w:tr w:rsidR="0056752A" w:rsidRPr="00A4618F" w14:paraId="492967ED"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77680"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DC3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25AB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FCAF2"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x1.09</w:t>
                  </w:r>
                </w:p>
              </w:tc>
            </w:tr>
            <w:bookmarkEnd w:id="57"/>
          </w:tbl>
          <w:p w14:paraId="5484C9E9" w14:textId="77777777" w:rsidR="00732A84" w:rsidRPr="00A4618F" w:rsidRDefault="00732A84" w:rsidP="007D563B">
            <w:pPr>
              <w:spacing w:after="0"/>
              <w:jc w:val="both"/>
              <w:rPr>
                <w:rFonts w:asciiTheme="minorHAnsi" w:hAnsiTheme="minorHAnsi"/>
              </w:rPr>
            </w:pPr>
          </w:p>
        </w:tc>
      </w:tr>
    </w:tbl>
    <w:p w14:paraId="6F12E1E3" w14:textId="77777777" w:rsidR="0056752A" w:rsidRPr="00A4618F" w:rsidRDefault="00000000" w:rsidP="007D563B">
      <w:pPr>
        <w:jc w:val="both"/>
      </w:pPr>
      <w:r w:rsidRPr="00A4618F">
        <w:br w:type="page"/>
      </w:r>
    </w:p>
    <w:p w14:paraId="4270BAEC" w14:textId="77777777" w:rsidR="0056752A" w:rsidRPr="00A4618F" w:rsidRDefault="00000000" w:rsidP="007D563B">
      <w:pPr>
        <w:pStyle w:val="Titre2"/>
        <w:jc w:val="both"/>
      </w:pPr>
      <w:bookmarkStart w:id="58" w:name="sec-AnnexeB"/>
      <w:bookmarkEnd w:id="56"/>
      <w:r w:rsidRPr="00A4618F">
        <w:lastRenderedPageBreak/>
        <w:t>6.2 Annexes B - Validation dataset</w:t>
      </w:r>
    </w:p>
    <w:tbl>
      <w:tblPr>
        <w:tblStyle w:val="Table"/>
        <w:tblW w:w="5000" w:type="pct"/>
        <w:tblLook w:val="0000" w:firstRow="0" w:lastRow="0" w:firstColumn="0" w:lastColumn="0" w:noHBand="0" w:noVBand="0"/>
      </w:tblPr>
      <w:tblGrid>
        <w:gridCol w:w="9360"/>
      </w:tblGrid>
      <w:tr w:rsidR="0056752A" w:rsidRPr="00A4618F" w14:paraId="6FABDD19" w14:textId="77777777" w:rsidTr="00587528">
        <w:tc>
          <w:tcPr>
            <w:tcW w:w="7920" w:type="dxa"/>
          </w:tcPr>
          <w:p w14:paraId="79BFDA81" w14:textId="71CE5C2D" w:rsidR="0056752A" w:rsidRPr="00A4618F" w:rsidRDefault="00000000" w:rsidP="007D563B">
            <w:pPr>
              <w:pStyle w:val="ImageCaption"/>
              <w:spacing w:before="200"/>
              <w:jc w:val="both"/>
            </w:pPr>
            <w:bookmarkStart w:id="59" w:name="tbl-ValidationDataset"/>
            <w:r w:rsidRPr="00A4618F">
              <w:t xml:space="preserve">Table 2: </w:t>
            </w:r>
            <w:r w:rsidR="007D563B" w:rsidRPr="00A4618F">
              <w:t>Presence and absence of red macroalgae for each drone flight. Values indicate the number of pixels.</w:t>
            </w:r>
          </w:p>
          <w:tbl>
            <w:tblPr>
              <w:tblW w:w="0" w:type="auto"/>
              <w:jc w:val="center"/>
              <w:tblLook w:val="0420" w:firstRow="1" w:lastRow="0" w:firstColumn="0" w:lastColumn="0" w:noHBand="0" w:noVBand="1"/>
            </w:tblPr>
            <w:tblGrid>
              <w:gridCol w:w="922"/>
              <w:gridCol w:w="2511"/>
              <w:gridCol w:w="885"/>
              <w:gridCol w:w="959"/>
              <w:gridCol w:w="751"/>
            </w:tblGrid>
            <w:tr w:rsidR="0056752A" w:rsidRPr="00A4618F" w14:paraId="6908AA60"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E80D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country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1D39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ED14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0261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9707"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Total</w:t>
                  </w:r>
                </w:p>
              </w:tc>
            </w:tr>
            <w:tr w:rsidR="0056752A" w:rsidRPr="00A4618F" w14:paraId="00D51B67"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25F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Spain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063"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sidRPr="00A4618F">
                    <w:rPr>
                      <w:rFonts w:ascii="Arial" w:eastAsia="Arial" w:hAnsi="Arial" w:cs="Arial"/>
                      <w:color w:val="000000"/>
                      <w:sz w:val="22"/>
                      <w:szCs w:val="22"/>
                    </w:rPr>
                    <w:t>Marisma</w:t>
                  </w:r>
                  <w:proofErr w:type="spellEnd"/>
                  <w:r w:rsidRPr="00A4618F">
                    <w:rPr>
                      <w:rFonts w:ascii="Arial" w:eastAsia="Arial" w:hAnsi="Arial" w:cs="Arial"/>
                      <w:color w:val="000000"/>
                      <w:sz w:val="22"/>
                      <w:szCs w:val="22"/>
                    </w:rPr>
                    <w:t xml:space="preserve"> de </w:t>
                  </w:r>
                  <w:proofErr w:type="spellStart"/>
                  <w:r w:rsidRPr="00A4618F">
                    <w:rPr>
                      <w:rFonts w:ascii="Arial" w:eastAsia="Arial" w:hAnsi="Arial" w:cs="Arial"/>
                      <w:color w:val="000000"/>
                      <w:sz w:val="22"/>
                      <w:szCs w:val="22"/>
                    </w:rPr>
                    <w:t>Cortiguera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644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576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B87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2,014</w:t>
                  </w:r>
                </w:p>
              </w:tc>
            </w:tr>
            <w:tr w:rsidR="0056752A" w:rsidRPr="00A4618F" w14:paraId="02E1503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F48F"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Spain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BB46"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sidRPr="00A4618F">
                    <w:rPr>
                      <w:rFonts w:ascii="Arial" w:eastAsia="Arial" w:hAnsi="Arial" w:cs="Arial"/>
                      <w:color w:val="000000"/>
                      <w:sz w:val="22"/>
                      <w:szCs w:val="22"/>
                    </w:rPr>
                    <w:t>Marisma</w:t>
                  </w:r>
                  <w:proofErr w:type="spellEnd"/>
                  <w:r w:rsidRPr="00A4618F">
                    <w:rPr>
                      <w:rFonts w:ascii="Arial" w:eastAsia="Arial" w:hAnsi="Arial" w:cs="Arial"/>
                      <w:color w:val="000000"/>
                      <w:sz w:val="22"/>
                      <w:szCs w:val="22"/>
                    </w:rPr>
                    <w:t xml:space="preserve"> de </w:t>
                  </w:r>
                  <w:proofErr w:type="spellStart"/>
                  <w:r w:rsidRPr="00A4618F">
                    <w:rPr>
                      <w:rFonts w:ascii="Arial" w:eastAsia="Arial" w:hAnsi="Arial" w:cs="Arial"/>
                      <w:color w:val="000000"/>
                      <w:sz w:val="22"/>
                      <w:szCs w:val="22"/>
                    </w:rPr>
                    <w:t>Cudón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454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386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98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1,373</w:t>
                  </w:r>
                </w:p>
              </w:tc>
            </w:tr>
            <w:tr w:rsidR="0056752A" w:rsidRPr="00A4618F" w14:paraId="2FEE155C"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EA20"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France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94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15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2F4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3F0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1,536</w:t>
                  </w:r>
                </w:p>
              </w:tc>
            </w:tr>
            <w:tr w:rsidR="0056752A" w:rsidRPr="00A4618F" w14:paraId="26534338" w14:textId="77777777" w:rsidTr="00587528">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B64323"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France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3A71F3"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 xml:space="preserve">Pont de </w:t>
                  </w:r>
                  <w:proofErr w:type="spellStart"/>
                  <w:r w:rsidRPr="00A4618F">
                    <w:rPr>
                      <w:rFonts w:ascii="Arial" w:eastAsia="Arial" w:hAnsi="Arial" w:cs="Arial"/>
                      <w:color w:val="000000"/>
                      <w:sz w:val="22"/>
                      <w:szCs w:val="22"/>
                    </w:rPr>
                    <w:t>Guilly</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681F"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D1360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21F9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1,832</w:t>
                  </w:r>
                </w:p>
              </w:tc>
            </w:tr>
            <w:tr w:rsidR="0056752A" w:rsidRPr="00A4618F" w14:paraId="4BF3C1DF" w14:textId="77777777" w:rsidTr="00587528">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80E0"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 xml:space="preserve"> </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B00C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4968"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EF692"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0612"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6,755</w:t>
                  </w:r>
                </w:p>
              </w:tc>
            </w:tr>
            <w:bookmarkEnd w:id="59"/>
          </w:tbl>
          <w:p w14:paraId="61615FFA" w14:textId="77777777" w:rsidR="00732A84" w:rsidRPr="00A4618F" w:rsidRDefault="00732A84" w:rsidP="007D563B">
            <w:pPr>
              <w:spacing w:after="0"/>
              <w:jc w:val="both"/>
              <w:rPr>
                <w:rFonts w:asciiTheme="minorHAnsi" w:hAnsiTheme="minorHAnsi"/>
              </w:rPr>
            </w:pPr>
          </w:p>
        </w:tc>
      </w:tr>
    </w:tbl>
    <w:p w14:paraId="2F4DFBC6" w14:textId="77777777" w:rsidR="0056752A" w:rsidRPr="00A4618F" w:rsidRDefault="00000000" w:rsidP="007D563B">
      <w:pPr>
        <w:jc w:val="both"/>
      </w:pPr>
      <w:r w:rsidRPr="00A4618F">
        <w:br w:type="page"/>
      </w:r>
    </w:p>
    <w:p w14:paraId="5DC09FCA" w14:textId="77777777" w:rsidR="0056752A" w:rsidRPr="00A4618F" w:rsidRDefault="00000000" w:rsidP="007D563B">
      <w:pPr>
        <w:pStyle w:val="Titre2"/>
        <w:jc w:val="both"/>
      </w:pPr>
      <w:bookmarkStart w:id="60" w:name="sec-AnnexeC"/>
      <w:bookmarkEnd w:id="58"/>
      <w:r w:rsidRPr="00A4618F">
        <w:lastRenderedPageBreak/>
        <w:t>6.3 Annexes C - List of historical images records</w:t>
      </w:r>
    </w:p>
    <w:tbl>
      <w:tblPr>
        <w:tblStyle w:val="Table"/>
        <w:tblW w:w="5000" w:type="pct"/>
        <w:tblLook w:val="0000" w:firstRow="0" w:lastRow="0" w:firstColumn="0" w:lastColumn="0" w:noHBand="0" w:noVBand="0"/>
      </w:tblPr>
      <w:tblGrid>
        <w:gridCol w:w="9360"/>
      </w:tblGrid>
      <w:tr w:rsidR="0056752A" w:rsidRPr="00A4618F" w14:paraId="16DF6BC9" w14:textId="77777777" w:rsidTr="00587528">
        <w:tc>
          <w:tcPr>
            <w:tcW w:w="7920" w:type="dxa"/>
          </w:tcPr>
          <w:p w14:paraId="41BEDF73" w14:textId="77777777" w:rsidR="0056752A" w:rsidRPr="00A4618F" w:rsidRDefault="00000000" w:rsidP="007D563B">
            <w:pPr>
              <w:pStyle w:val="ImageCaption"/>
              <w:spacing w:before="200"/>
              <w:jc w:val="both"/>
            </w:pPr>
            <w:bookmarkStart w:id="61" w:name="tbl-IGNimg"/>
            <w:r w:rsidRPr="00A4618F">
              <w:t xml:space="preserve">Table 3: Images used to assess the historical presence of </w:t>
            </w:r>
            <w:proofErr w:type="spellStart"/>
            <w:r w:rsidRPr="00A4618F">
              <w:t>Gracilaria</w:t>
            </w:r>
            <w:proofErr w:type="spellEnd"/>
            <w:r w:rsidRPr="00A4618F">
              <w:t xml:space="preserve"> </w:t>
            </w:r>
            <w:proofErr w:type="spellStart"/>
            <w:r w:rsidRPr="00A4618F">
              <w:t>vermiculophylla</w:t>
            </w:r>
            <w:proofErr w:type="spellEnd"/>
            <w:r w:rsidRPr="00A4618F">
              <w:t xml:space="preserve"> in the Belon </w:t>
            </w:r>
            <w:proofErr w:type="spellStart"/>
            <w:r w:rsidRPr="00A4618F">
              <w:t>esturay</w:t>
            </w:r>
            <w:proofErr w:type="spellEnd"/>
            <w:r w:rsidRPr="00A4618F">
              <w:t>. Images from the IGN data source have been retrieved from the “</w:t>
            </w:r>
            <w:proofErr w:type="spellStart"/>
            <w:r w:rsidRPr="00A4618F">
              <w:t>Remonter</w:t>
            </w:r>
            <w:proofErr w:type="spellEnd"/>
            <w:r w:rsidRPr="00A4618F">
              <w:t xml:space="preserve"> Le Temps” </w:t>
            </w:r>
            <w:proofErr w:type="spellStart"/>
            <w:r w:rsidRPr="00A4618F">
              <w:t>plateform</w:t>
            </w:r>
            <w:proofErr w:type="spellEnd"/>
            <w:r w:rsidRPr="00A4618F">
              <w:t xml:space="preserve"> (IGN, 2024). Drone flight </w:t>
            </w:r>
            <w:proofErr w:type="gramStart"/>
            <w:r w:rsidRPr="00A4618F">
              <w:t>have</w:t>
            </w:r>
            <w:proofErr w:type="gramEnd"/>
            <w:r w:rsidRPr="00A4618F">
              <w:t xml:space="preserve"> been performed by the team using a Mavic 3 </w:t>
            </w:r>
            <w:proofErr w:type="spellStart"/>
            <w:r w:rsidRPr="00A4618F">
              <w:t>Entreprise</w:t>
            </w:r>
            <w:proofErr w:type="spellEnd"/>
            <w:r w:rsidRPr="00A4618F">
              <w:t>.</w:t>
            </w:r>
          </w:p>
          <w:tbl>
            <w:tblPr>
              <w:tblW w:w="0" w:type="auto"/>
              <w:jc w:val="center"/>
              <w:tblLook w:val="0420" w:firstRow="1" w:lastRow="0" w:firstColumn="0" w:lastColumn="0" w:noHBand="0" w:noVBand="1"/>
            </w:tblPr>
            <w:tblGrid>
              <w:gridCol w:w="1326"/>
              <w:gridCol w:w="1790"/>
              <w:gridCol w:w="1423"/>
              <w:gridCol w:w="2658"/>
            </w:tblGrid>
            <w:tr w:rsidR="0056752A" w:rsidRPr="00A4618F" w14:paraId="2E2B943D"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F1B2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1F2A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79736"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0CD9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Resolution (cm per Pixel)</w:t>
                  </w:r>
                </w:p>
              </w:tc>
            </w:tr>
            <w:tr w:rsidR="0056752A" w:rsidRPr="00A4618F" w14:paraId="6B1651FC"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AA1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54E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EBC0"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14E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10</w:t>
                  </w:r>
                </w:p>
              </w:tc>
            </w:tr>
            <w:tr w:rsidR="0056752A" w:rsidRPr="00A4618F" w14:paraId="626FAA3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2FD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890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CCF"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D6D0"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90</w:t>
                  </w:r>
                </w:p>
              </w:tc>
            </w:tr>
            <w:tr w:rsidR="0056752A" w:rsidRPr="00A4618F" w14:paraId="716418AF"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38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087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408F"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AA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4</w:t>
                  </w:r>
                </w:p>
              </w:tc>
            </w:tr>
            <w:tr w:rsidR="0056752A" w:rsidRPr="00A4618F" w14:paraId="5760B05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E99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DF37"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F6C7"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1A2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44</w:t>
                  </w:r>
                </w:p>
              </w:tc>
            </w:tr>
            <w:tr w:rsidR="0056752A" w:rsidRPr="00A4618F" w14:paraId="0B5A46A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202C"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09A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4B6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3C7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44</w:t>
                  </w:r>
                </w:p>
              </w:tc>
            </w:tr>
            <w:tr w:rsidR="0056752A" w:rsidRPr="00A4618F" w14:paraId="131E2A2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DB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EC8B"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6505"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201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70</w:t>
                  </w:r>
                </w:p>
              </w:tc>
            </w:tr>
            <w:tr w:rsidR="0056752A" w:rsidRPr="00A4618F" w14:paraId="1ABCC135"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57E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7601"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FCB4"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2DE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64</w:t>
                  </w:r>
                </w:p>
              </w:tc>
            </w:tr>
            <w:tr w:rsidR="0056752A" w:rsidRPr="00A4618F" w14:paraId="3704EE5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C0AE"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66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ED3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96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18</w:t>
                  </w:r>
                </w:p>
              </w:tc>
            </w:tr>
            <w:tr w:rsidR="0056752A" w:rsidRPr="00A4618F" w14:paraId="41B04C24"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8BA2D"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3520"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1F23A"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68099" w14:textId="77777777" w:rsidR="0056752A" w:rsidRPr="00A4618F"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A4618F">
                    <w:rPr>
                      <w:rFonts w:ascii="Arial" w:eastAsia="Arial" w:hAnsi="Arial" w:cs="Arial"/>
                      <w:color w:val="000000"/>
                      <w:sz w:val="22"/>
                      <w:szCs w:val="22"/>
                    </w:rPr>
                    <w:t>3</w:t>
                  </w:r>
                </w:p>
              </w:tc>
            </w:tr>
            <w:bookmarkEnd w:id="61"/>
          </w:tbl>
          <w:p w14:paraId="2365E3C3" w14:textId="77777777" w:rsidR="00732A84" w:rsidRPr="00A4618F" w:rsidRDefault="00732A84" w:rsidP="007D563B">
            <w:pPr>
              <w:spacing w:after="0"/>
              <w:jc w:val="both"/>
              <w:rPr>
                <w:rFonts w:asciiTheme="minorHAnsi" w:hAnsiTheme="minorHAnsi"/>
              </w:rPr>
            </w:pPr>
          </w:p>
        </w:tc>
      </w:tr>
    </w:tbl>
    <w:p w14:paraId="1436BD7D" w14:textId="77777777" w:rsidR="0056752A" w:rsidRPr="00A4618F" w:rsidRDefault="00000000" w:rsidP="007D563B">
      <w:pPr>
        <w:jc w:val="both"/>
      </w:pPr>
      <w:r w:rsidRPr="00A4618F">
        <w:br w:type="page"/>
      </w:r>
    </w:p>
    <w:p w14:paraId="1310121F" w14:textId="77777777" w:rsidR="0056752A" w:rsidRPr="00A4618F" w:rsidRDefault="00000000" w:rsidP="007D563B">
      <w:pPr>
        <w:pStyle w:val="Titre2"/>
        <w:jc w:val="both"/>
      </w:pPr>
      <w:bookmarkStart w:id="62" w:name="sec-AnnexeD"/>
      <w:bookmarkEnd w:id="60"/>
      <w:r w:rsidRPr="00A4618F">
        <w:lastRenderedPageBreak/>
        <w:t xml:space="preserve">6.4 Annexes D - Maps of the Saja </w:t>
      </w:r>
      <w:proofErr w:type="spellStart"/>
      <w:r w:rsidRPr="00A4618F">
        <w:t>esturay</w:t>
      </w:r>
      <w:proofErr w:type="spellEnd"/>
      <w:r w:rsidRPr="00A4618F">
        <w:t>, Spain</w:t>
      </w:r>
    </w:p>
    <w:tbl>
      <w:tblPr>
        <w:tblStyle w:val="Table"/>
        <w:tblW w:w="5000" w:type="pct"/>
        <w:tblLayout w:type="fixed"/>
        <w:tblLook w:val="0000" w:firstRow="0" w:lastRow="0" w:firstColumn="0" w:lastColumn="0" w:noHBand="0" w:noVBand="0"/>
      </w:tblPr>
      <w:tblGrid>
        <w:gridCol w:w="9360"/>
      </w:tblGrid>
      <w:tr w:rsidR="0056752A" w:rsidRPr="00A4618F" w14:paraId="1E4BEB6C" w14:textId="77777777">
        <w:tc>
          <w:tcPr>
            <w:tcW w:w="7920" w:type="dxa"/>
          </w:tcPr>
          <w:p w14:paraId="6A93DB18" w14:textId="77777777" w:rsidR="0056752A" w:rsidRPr="00A4618F" w:rsidRDefault="00000000" w:rsidP="007D563B">
            <w:pPr>
              <w:pStyle w:val="Compact"/>
              <w:jc w:val="both"/>
            </w:pPr>
            <w:bookmarkStart w:id="63" w:name="fig-Saja"/>
            <w:bookmarkStart w:id="64" w:name="cell-fig-Saja"/>
            <w:r w:rsidRPr="00A4618F">
              <w:rPr>
                <w:noProof/>
              </w:rPr>
              <w:drawing>
                <wp:inline distT="0" distB="0" distL="0" distR="0" wp14:anchorId="11A46298" wp14:editId="6A670987">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6"/>
                          <a:stretch>
                            <a:fillRect/>
                          </a:stretch>
                        </pic:blipFill>
                        <pic:spPr bwMode="auto">
                          <a:xfrm>
                            <a:off x="0" y="0"/>
                            <a:ext cx="5646420" cy="3856504"/>
                          </a:xfrm>
                          <a:prstGeom prst="rect">
                            <a:avLst/>
                          </a:prstGeom>
                          <a:noFill/>
                          <a:ln w="9525">
                            <a:noFill/>
                            <a:headEnd/>
                            <a:tailEnd/>
                          </a:ln>
                        </pic:spPr>
                      </pic:pic>
                    </a:graphicData>
                  </a:graphic>
                </wp:inline>
              </w:drawing>
            </w:r>
          </w:p>
          <w:p w14:paraId="45490B86" w14:textId="77777777" w:rsidR="0056752A" w:rsidRPr="00A4618F" w:rsidRDefault="00000000" w:rsidP="007D563B">
            <w:pPr>
              <w:pStyle w:val="ImageCaption"/>
              <w:spacing w:before="200"/>
              <w:jc w:val="both"/>
            </w:pPr>
            <w:r w:rsidRPr="00A4618F">
              <w:t xml:space="preserve">Figure 9: DISCOV Prediction (A), RGB composition (B) and picture of the field campaign of the Saja </w:t>
            </w:r>
            <w:proofErr w:type="spellStart"/>
            <w:r w:rsidRPr="00A4618F">
              <w:t>esturay</w:t>
            </w:r>
            <w:proofErr w:type="spellEnd"/>
            <w:r w:rsidRPr="00A4618F">
              <w:t xml:space="preserve">, </w:t>
            </w:r>
            <w:proofErr w:type="spellStart"/>
            <w:r w:rsidRPr="00A4618F">
              <w:t>Nothern</w:t>
            </w:r>
            <w:proofErr w:type="spellEnd"/>
            <w:r w:rsidRPr="00A4618F">
              <w:t xml:space="preserve"> Spain. The total extent of this flight was 20.4 </w:t>
            </w:r>
            <w:proofErr w:type="spellStart"/>
            <w:r w:rsidRPr="00A4618F">
              <w:t>hectars</w:t>
            </w:r>
            <w:proofErr w:type="spellEnd"/>
            <w:r w:rsidRPr="00A4618F">
              <w:t xml:space="preserve"> with a resolution of 8 mm per pixel.</w:t>
            </w:r>
          </w:p>
        </w:tc>
        <w:bookmarkEnd w:id="63"/>
      </w:tr>
      <w:bookmarkEnd w:id="64"/>
    </w:tbl>
    <w:p w14:paraId="61935C9C" w14:textId="77777777" w:rsidR="0056752A" w:rsidRPr="00A4618F" w:rsidRDefault="00000000" w:rsidP="007D563B">
      <w:pPr>
        <w:jc w:val="both"/>
      </w:pPr>
      <w:r w:rsidRPr="00A4618F">
        <w:br w:type="page"/>
      </w:r>
    </w:p>
    <w:p w14:paraId="6D54A65C" w14:textId="77777777" w:rsidR="0056752A" w:rsidRPr="00A4618F" w:rsidRDefault="00000000" w:rsidP="007D563B">
      <w:pPr>
        <w:pStyle w:val="Titre1"/>
        <w:jc w:val="both"/>
      </w:pPr>
      <w:bookmarkStart w:id="65" w:name="references"/>
      <w:bookmarkEnd w:id="55"/>
      <w:bookmarkEnd w:id="62"/>
      <w:r w:rsidRPr="00A4618F">
        <w:lastRenderedPageBreak/>
        <w:t>7. References</w:t>
      </w:r>
    </w:p>
    <w:p w14:paraId="1C6A718F" w14:textId="77777777" w:rsidR="007D563B" w:rsidRPr="00A4618F" w:rsidRDefault="007D563B" w:rsidP="007D563B">
      <w:pPr>
        <w:pStyle w:val="Corpsdetexte"/>
        <w:jc w:val="both"/>
      </w:pPr>
    </w:p>
    <w:bookmarkEnd w:id="65"/>
    <w:p w14:paraId="4AFD22BC" w14:textId="059AF7BB" w:rsidR="007D563B" w:rsidRPr="00A4618F" w:rsidRDefault="007D563B" w:rsidP="007D563B">
      <w:pPr>
        <w:pStyle w:val="Bibliographie"/>
        <w:jc w:val="both"/>
      </w:pPr>
      <w:r w:rsidRPr="00A4618F">
        <w:t xml:space="preserve">Abreu, M.H., Pereira, R., Buschmann, A., Sousa-Pinto, I., Yarish, C., 2011. Nitrogen uptake responses of </w:t>
      </w:r>
      <w:proofErr w:type="spellStart"/>
      <w:r w:rsidRPr="00A4618F">
        <w:t>Gracilaria</w:t>
      </w:r>
      <w:proofErr w:type="spellEnd"/>
      <w:r w:rsidRPr="00A4618F">
        <w:t xml:space="preserve"> </w:t>
      </w:r>
      <w:proofErr w:type="spellStart"/>
      <w:r w:rsidRPr="00A4618F">
        <w:t>vermiculophylla</w:t>
      </w:r>
      <w:proofErr w:type="spellEnd"/>
      <w:r w:rsidRPr="00A4618F">
        <w:t xml:space="preserve"> (</w:t>
      </w:r>
      <w:proofErr w:type="spellStart"/>
      <w:r w:rsidRPr="00A4618F">
        <w:t>ohmi</w:t>
      </w:r>
      <w:proofErr w:type="spellEnd"/>
      <w:r w:rsidRPr="00A4618F">
        <w:t xml:space="preserve">) </w:t>
      </w:r>
      <w:proofErr w:type="spellStart"/>
      <w:r w:rsidRPr="00A4618F">
        <w:t>papenfuss</w:t>
      </w:r>
      <w:proofErr w:type="spellEnd"/>
      <w:r w:rsidRPr="00A4618F">
        <w:t xml:space="preserve"> under combined and single addition of nitrate and ammonium. Journal of Experimental Marine Biology and Ecology 407, 190–199.</w:t>
      </w:r>
    </w:p>
    <w:p w14:paraId="6C2A5F62" w14:textId="77777777" w:rsidR="007D563B" w:rsidRPr="00A4618F" w:rsidRDefault="007D563B" w:rsidP="007D563B">
      <w:pPr>
        <w:pStyle w:val="Bibliographie"/>
        <w:jc w:val="both"/>
      </w:pPr>
      <w:bookmarkStart w:id="66" w:name="ref-agisoft"/>
      <w:bookmarkEnd w:id="66"/>
      <w:proofErr w:type="spellStart"/>
      <w:r w:rsidRPr="00A4618F">
        <w:t>Agisoft</w:t>
      </w:r>
      <w:proofErr w:type="spellEnd"/>
      <w:r w:rsidRPr="00A4618F">
        <w:t xml:space="preserve">, 2019. </w:t>
      </w:r>
      <w:hyperlink r:id="rId17" w:history="1">
        <w:proofErr w:type="spellStart"/>
        <w:r w:rsidRPr="00A4618F">
          <w:rPr>
            <w:rStyle w:val="Lienhypertexte"/>
          </w:rPr>
          <w:t>Agisoft</w:t>
        </w:r>
        <w:proofErr w:type="spellEnd"/>
        <w:r w:rsidRPr="00A4618F">
          <w:rPr>
            <w:rStyle w:val="Lienhypertexte"/>
          </w:rPr>
          <w:t xml:space="preserve"> </w:t>
        </w:r>
        <w:proofErr w:type="spellStart"/>
        <w:r w:rsidRPr="00A4618F">
          <w:rPr>
            <w:rStyle w:val="Lienhypertexte"/>
          </w:rPr>
          <w:t>metashape</w:t>
        </w:r>
        <w:proofErr w:type="spellEnd"/>
      </w:hyperlink>
      <w:r w:rsidRPr="00A4618F">
        <w:t>.</w:t>
      </w:r>
    </w:p>
    <w:p w14:paraId="309A31AE" w14:textId="77777777" w:rsidR="007D563B" w:rsidRPr="00A4618F" w:rsidRDefault="007D563B" w:rsidP="007D563B">
      <w:pPr>
        <w:pStyle w:val="Bibliographie"/>
        <w:jc w:val="both"/>
      </w:pPr>
      <w:bookmarkStart w:id="67" w:name="ref-arim2006spread"/>
      <w:bookmarkEnd w:id="67"/>
      <w:r w:rsidRPr="00A4618F">
        <w:t xml:space="preserve">Arim, M., </w:t>
      </w:r>
      <w:proofErr w:type="spellStart"/>
      <w:r w:rsidRPr="00A4618F">
        <w:t>Abades</w:t>
      </w:r>
      <w:proofErr w:type="spellEnd"/>
      <w:r w:rsidRPr="00A4618F">
        <w:t>, S.R., Neill, P.E., Lima, M., Marquet, P.A., 2006. Spread dynamics of invasive species. Proceedings of the National Academy of Sciences 103, 374–378.</w:t>
      </w:r>
    </w:p>
    <w:p w14:paraId="2670BC73" w14:textId="77777777" w:rsidR="007D563B" w:rsidRPr="00A4618F" w:rsidRDefault="007D563B" w:rsidP="007D563B">
      <w:pPr>
        <w:pStyle w:val="Bibliographie"/>
        <w:jc w:val="both"/>
      </w:pPr>
      <w:bookmarkStart w:id="68" w:name="ref-bendor2006spatial"/>
      <w:bookmarkEnd w:id="68"/>
      <w:proofErr w:type="spellStart"/>
      <w:r w:rsidRPr="00A4618F">
        <w:t>BenDor</w:t>
      </w:r>
      <w:proofErr w:type="spellEnd"/>
      <w:r w:rsidRPr="00A4618F">
        <w:t>, T.K., Metcalf, S.S., 2006. The spatial dynamics of invasive species spread. System Dynamics Review: The Journal of the System Dynamics Society 22, 27–50.</w:t>
      </w:r>
    </w:p>
    <w:p w14:paraId="4DFA5241" w14:textId="77777777" w:rsidR="007D563B" w:rsidRPr="00A4618F" w:rsidRDefault="007D563B" w:rsidP="007D563B">
      <w:pPr>
        <w:pStyle w:val="Bibliographie"/>
        <w:jc w:val="both"/>
      </w:pPr>
      <w:bookmarkStart w:id="69" w:name="ref-besterman2021predicting"/>
      <w:bookmarkEnd w:id="69"/>
      <w:r w:rsidRPr="00A4618F">
        <w:t>Besterman, A.F., McGlathery, K.J., Reidenbach, M.A., Wiberg, P.L., Pace, M.L., 2021. Predicting benthic macroalgal abundance in shallow coastal lagoons from geomorphology and hydrologic flow patterns. Limnology and Oceanography 66, 123–140.</w:t>
      </w:r>
    </w:p>
    <w:p w14:paraId="17327696" w14:textId="77777777" w:rsidR="007D563B" w:rsidRPr="00A4618F" w:rsidRDefault="007D563B" w:rsidP="007D563B">
      <w:pPr>
        <w:pStyle w:val="Bibliographie"/>
        <w:jc w:val="both"/>
      </w:pPr>
      <w:bookmarkStart w:id="70" w:name="ref-Blanchet2014"/>
      <w:bookmarkEnd w:id="70"/>
      <w:r w:rsidRPr="00A4618F">
        <w:t xml:space="preserve">Blanchet, H., </w:t>
      </w:r>
      <w:proofErr w:type="spellStart"/>
      <w:r w:rsidRPr="00A4618F">
        <w:t>Gouillieux</w:t>
      </w:r>
      <w:proofErr w:type="spellEnd"/>
      <w:r w:rsidRPr="00A4618F">
        <w:t xml:space="preserve">, B., </w:t>
      </w:r>
      <w:proofErr w:type="spellStart"/>
      <w:r w:rsidRPr="00A4618F">
        <w:t>Alizier</w:t>
      </w:r>
      <w:proofErr w:type="spellEnd"/>
      <w:r w:rsidRPr="00A4618F">
        <w:t xml:space="preserve">, S., others, 2014. Multiscale patterns in the diversity and organization of benthic intertidal fauna among </w:t>
      </w:r>
      <w:proofErr w:type="spellStart"/>
      <w:r w:rsidRPr="00A4618F">
        <w:t>french</w:t>
      </w:r>
      <w:proofErr w:type="spellEnd"/>
      <w:r w:rsidRPr="00A4618F">
        <w:t xml:space="preserve"> </w:t>
      </w:r>
      <w:proofErr w:type="spellStart"/>
      <w:r w:rsidRPr="00A4618F">
        <w:t>atlantic</w:t>
      </w:r>
      <w:proofErr w:type="spellEnd"/>
      <w:r w:rsidRPr="00A4618F">
        <w:t xml:space="preserve"> estuaries. Journal of Sea Research 90, 95–110. </w:t>
      </w:r>
      <w:hyperlink r:id="rId18" w:history="1">
        <w:r w:rsidRPr="00A4618F">
          <w:rPr>
            <w:rStyle w:val="Lienhypertexte"/>
          </w:rPr>
          <w:t>https://doi.org/10.1016/j.seares.2014.02.014</w:t>
        </w:r>
      </w:hyperlink>
    </w:p>
    <w:p w14:paraId="05FC0C59" w14:textId="77777777" w:rsidR="007D563B" w:rsidRPr="00A4618F" w:rsidRDefault="007D563B" w:rsidP="007D563B">
      <w:pPr>
        <w:pStyle w:val="Bibliographie"/>
        <w:jc w:val="both"/>
      </w:pPr>
      <w:bookmarkStart w:id="71" w:name="ref-brunier2022evolution"/>
      <w:bookmarkEnd w:id="71"/>
      <w:proofErr w:type="spellStart"/>
      <w:r w:rsidRPr="00A4618F">
        <w:t>Brunier</w:t>
      </w:r>
      <w:proofErr w:type="spellEnd"/>
      <w:r w:rsidRPr="00A4618F">
        <w:t xml:space="preserve">, G., Tamura, T., Anthony, E.J., </w:t>
      </w:r>
      <w:proofErr w:type="spellStart"/>
      <w:r w:rsidRPr="00A4618F">
        <w:t>Dussouillez</w:t>
      </w:r>
      <w:proofErr w:type="spellEnd"/>
      <w:r w:rsidRPr="00A4618F">
        <w:t xml:space="preserve">, P., Gardel, A., 2022. Evolution of the </w:t>
      </w:r>
      <w:proofErr w:type="spellStart"/>
      <w:r w:rsidRPr="00A4618F">
        <w:t>french</w:t>
      </w:r>
      <w:proofErr w:type="spellEnd"/>
      <w:r w:rsidRPr="00A4618F">
        <w:t xml:space="preserve"> </w:t>
      </w:r>
      <w:proofErr w:type="spellStart"/>
      <w:r w:rsidRPr="00A4618F">
        <w:t>guiana</w:t>
      </w:r>
      <w:proofErr w:type="spellEnd"/>
      <w:r w:rsidRPr="00A4618F">
        <w:t xml:space="preserve"> coast from late </w:t>
      </w:r>
      <w:proofErr w:type="spellStart"/>
      <w:r w:rsidRPr="00A4618F">
        <w:t>pleistocene</w:t>
      </w:r>
      <w:proofErr w:type="spellEnd"/>
      <w:r w:rsidRPr="00A4618F">
        <w:t xml:space="preserve"> to </w:t>
      </w:r>
      <w:proofErr w:type="spellStart"/>
      <w:r w:rsidRPr="00A4618F">
        <w:t>holocene</w:t>
      </w:r>
      <w:proofErr w:type="spellEnd"/>
      <w:r w:rsidRPr="00A4618F">
        <w:t xml:space="preserve"> based on chenier and beach sand dating. Regional Environmental Change 22, 122.</w:t>
      </w:r>
    </w:p>
    <w:p w14:paraId="31725A1F" w14:textId="77777777" w:rsidR="007D563B" w:rsidRPr="00A4618F" w:rsidRDefault="007D563B" w:rsidP="007D563B">
      <w:pPr>
        <w:pStyle w:val="Bibliographie"/>
        <w:jc w:val="both"/>
      </w:pPr>
      <w:bookmarkStart w:id="72" w:name="ref-brm3"/>
      <w:bookmarkEnd w:id="72"/>
      <w:proofErr w:type="spellStart"/>
      <w:r w:rsidRPr="00A4618F">
        <w:t>Bürkner</w:t>
      </w:r>
      <w:proofErr w:type="spellEnd"/>
      <w:r w:rsidRPr="00A4618F">
        <w:t xml:space="preserve">, P.-C., 2021. Bayesian item response modeling in R with brms and Stan. Journal of Statistical Software 100, 1–54. </w:t>
      </w:r>
      <w:hyperlink r:id="rId19" w:history="1">
        <w:r w:rsidRPr="00A4618F">
          <w:rPr>
            <w:rStyle w:val="Lienhypertexte"/>
          </w:rPr>
          <w:t>https://doi.org/10.18637/jss.v100.i05</w:t>
        </w:r>
      </w:hyperlink>
    </w:p>
    <w:p w14:paraId="0AF81C0D" w14:textId="77777777" w:rsidR="007D563B" w:rsidRPr="00A4618F" w:rsidRDefault="007D563B" w:rsidP="007D563B">
      <w:pPr>
        <w:pStyle w:val="Bibliographie"/>
        <w:jc w:val="both"/>
      </w:pPr>
      <w:bookmarkStart w:id="73" w:name="ref-brm2"/>
      <w:bookmarkEnd w:id="73"/>
      <w:proofErr w:type="spellStart"/>
      <w:r w:rsidRPr="00A4618F">
        <w:t>Bürkner</w:t>
      </w:r>
      <w:proofErr w:type="spellEnd"/>
      <w:r w:rsidRPr="00A4618F">
        <w:t xml:space="preserve">, P.-C., 2018. Advanced Bayesian multilevel modeling with the R package brms. The R Journal 10, 395–411. </w:t>
      </w:r>
      <w:hyperlink r:id="rId20" w:history="1">
        <w:r w:rsidRPr="00A4618F">
          <w:rPr>
            <w:rStyle w:val="Lienhypertexte"/>
          </w:rPr>
          <w:t>https://doi.org/10.32614/RJ-2018-017</w:t>
        </w:r>
      </w:hyperlink>
    </w:p>
    <w:p w14:paraId="6B58C875" w14:textId="77777777" w:rsidR="007D563B" w:rsidRPr="00A4618F" w:rsidRDefault="007D563B" w:rsidP="007D563B">
      <w:pPr>
        <w:pStyle w:val="Bibliographie"/>
        <w:jc w:val="both"/>
      </w:pPr>
      <w:bookmarkStart w:id="74" w:name="ref-brm1"/>
      <w:bookmarkEnd w:id="74"/>
      <w:proofErr w:type="spellStart"/>
      <w:r w:rsidRPr="00A4618F">
        <w:t>Bürkner</w:t>
      </w:r>
      <w:proofErr w:type="spellEnd"/>
      <w:r w:rsidRPr="00A4618F">
        <w:t xml:space="preserve">, P.-C., 2017. brms: An R package for Bayesian multilevel models using Stan. Journal of Statistical Software 80, 1–28. </w:t>
      </w:r>
      <w:hyperlink r:id="rId21" w:history="1">
        <w:r w:rsidRPr="00A4618F">
          <w:rPr>
            <w:rStyle w:val="Lienhypertexte"/>
          </w:rPr>
          <w:t>https://doi.org/10.18637/jss.v080.i01</w:t>
        </w:r>
      </w:hyperlink>
    </w:p>
    <w:p w14:paraId="480F1103" w14:textId="77777777" w:rsidR="007D563B" w:rsidRPr="00A4618F" w:rsidRDefault="007D563B" w:rsidP="007D563B">
      <w:pPr>
        <w:pStyle w:val="Bibliographie"/>
        <w:jc w:val="both"/>
        <w:rPr>
          <w:lang w:val="es-ES"/>
        </w:rPr>
      </w:pPr>
      <w:bookmarkStart w:id="75" w:name="ref-byers2012impacts"/>
      <w:bookmarkEnd w:id="75"/>
      <w:r w:rsidRPr="00A4618F">
        <w:t xml:space="preserve">Byers, J.E., Gribben, P.E., Yeager, C., Sotka, E.E., 2012. Impacts of an abundant introduced ecosystem engineer within mudflats of the southeastern US coast. </w:t>
      </w:r>
      <w:proofErr w:type="spellStart"/>
      <w:r w:rsidRPr="00A4618F">
        <w:rPr>
          <w:lang w:val="es-ES"/>
        </w:rPr>
        <w:t>Biological</w:t>
      </w:r>
      <w:proofErr w:type="spellEnd"/>
      <w:r w:rsidRPr="00A4618F">
        <w:rPr>
          <w:lang w:val="es-ES"/>
        </w:rPr>
        <w:t xml:space="preserve"> </w:t>
      </w:r>
      <w:proofErr w:type="spellStart"/>
      <w:r w:rsidRPr="00A4618F">
        <w:rPr>
          <w:lang w:val="es-ES"/>
        </w:rPr>
        <w:t>invasions</w:t>
      </w:r>
      <w:proofErr w:type="spellEnd"/>
      <w:r w:rsidRPr="00A4618F">
        <w:rPr>
          <w:lang w:val="es-ES"/>
        </w:rPr>
        <w:t xml:space="preserve"> 14, 2587–2600.</w:t>
      </w:r>
    </w:p>
    <w:p w14:paraId="050C7822" w14:textId="77777777" w:rsidR="007D563B" w:rsidRPr="00A4618F" w:rsidRDefault="007D563B" w:rsidP="007D563B">
      <w:pPr>
        <w:pStyle w:val="Bibliographie"/>
        <w:jc w:val="both"/>
      </w:pPr>
      <w:bookmarkStart w:id="76" w:name="ref-calleja2017long"/>
      <w:bookmarkEnd w:id="76"/>
      <w:r w:rsidRPr="00A4618F">
        <w:rPr>
          <w:lang w:val="es-ES"/>
        </w:rPr>
        <w:lastRenderedPageBreak/>
        <w:t xml:space="preserve">Calleja, F., Galván, C., Silió-Calzada, A., Juanes, J.A., Ondiviela, B., 2017. </w:t>
      </w:r>
      <w:r w:rsidRPr="00A4618F">
        <w:t xml:space="preserve">Long-term analysis of Zostera </w:t>
      </w:r>
      <w:proofErr w:type="spellStart"/>
      <w:r w:rsidRPr="00A4618F">
        <w:t>noltei</w:t>
      </w:r>
      <w:proofErr w:type="spellEnd"/>
      <w:r w:rsidRPr="00A4618F">
        <w:t xml:space="preserve">: A retrospective approach for understanding </w:t>
      </w:r>
      <w:proofErr w:type="gramStart"/>
      <w:r w:rsidRPr="00A4618F">
        <w:t>seagrasses</w:t>
      </w:r>
      <w:proofErr w:type="gramEnd"/>
      <w:r w:rsidRPr="00A4618F">
        <w:t>’ dynamics. Marine environmental research 130, 93–105.</w:t>
      </w:r>
    </w:p>
    <w:p w14:paraId="4A69743C" w14:textId="77777777" w:rsidR="007D563B" w:rsidRPr="00A4618F" w:rsidRDefault="007D563B" w:rsidP="007D563B">
      <w:pPr>
        <w:pStyle w:val="Bibliographie"/>
        <w:jc w:val="both"/>
      </w:pPr>
      <w:bookmarkStart w:id="77" w:name="ref-Castaing1995"/>
      <w:bookmarkEnd w:id="77"/>
      <w:r w:rsidRPr="00A4618F">
        <w:t xml:space="preserve">Castaing, P., </w:t>
      </w:r>
      <w:proofErr w:type="spellStart"/>
      <w:r w:rsidRPr="00A4618F">
        <w:t>Guilcher</w:t>
      </w:r>
      <w:proofErr w:type="spellEnd"/>
      <w:r w:rsidRPr="00A4618F">
        <w:t xml:space="preserve">, A., 1995. Morphosedimentary evolution of ria-type estuaries. Earth Surface Processes and Landforms 20, 361–376. </w:t>
      </w:r>
      <w:hyperlink r:id="rId22" w:history="1">
        <w:r w:rsidRPr="00A4618F">
          <w:rPr>
            <w:rStyle w:val="Lienhypertexte"/>
          </w:rPr>
          <w:t>https://doi.org/10.1002/esp.3290200408</w:t>
        </w:r>
      </w:hyperlink>
    </w:p>
    <w:p w14:paraId="4A9D115D" w14:textId="77777777" w:rsidR="007D563B" w:rsidRPr="00A4618F" w:rsidRDefault="007D563B" w:rsidP="007D563B">
      <w:pPr>
        <w:pStyle w:val="Bibliographie"/>
        <w:jc w:val="both"/>
      </w:pPr>
      <w:bookmarkStart w:id="78" w:name="ref-chadwick2020integrating"/>
      <w:bookmarkEnd w:id="78"/>
      <w:r w:rsidRPr="00A4618F">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06B00863" w14:textId="77777777" w:rsidR="007D563B" w:rsidRPr="00A4618F" w:rsidRDefault="007D563B" w:rsidP="007D563B">
      <w:pPr>
        <w:pStyle w:val="Bibliographie"/>
        <w:jc w:val="both"/>
      </w:pPr>
      <w:bookmarkStart w:id="79" w:name="ref-chand2021low"/>
      <w:bookmarkEnd w:id="79"/>
      <w:r w:rsidRPr="00A4618F">
        <w:t>Chand, S., Bollard, B., 2021. Low altitude spatial assessment and monitoring of intertidal seagrass meadows beyond the visible spectrum using a remotely piloted aircraft system. Estuarine, Coastal and Shelf Science 255, 107299.</w:t>
      </w:r>
    </w:p>
    <w:p w14:paraId="2A3E6B26" w14:textId="77777777" w:rsidR="007D563B" w:rsidRPr="00A4618F" w:rsidRDefault="007D563B" w:rsidP="007D563B">
      <w:pPr>
        <w:pStyle w:val="Bibliographie"/>
        <w:jc w:val="both"/>
      </w:pPr>
      <w:bookmarkStart w:id="80" w:name="ref-shinypck"/>
      <w:bookmarkEnd w:id="80"/>
      <w:r w:rsidRPr="00A4618F">
        <w:t xml:space="preserve">Chang, W., Cheng, J., Allaire, J., Sievert, C., </w:t>
      </w:r>
      <w:proofErr w:type="spellStart"/>
      <w:r w:rsidRPr="00A4618F">
        <w:t>Schloerke</w:t>
      </w:r>
      <w:proofErr w:type="spellEnd"/>
      <w:r w:rsidRPr="00A4618F">
        <w:t xml:space="preserve">, B., Xie, Y., Allen, J., McPherson, J., Dipert, A., Borges, B., 2024. </w:t>
      </w:r>
      <w:hyperlink r:id="rId23" w:history="1">
        <w:r w:rsidRPr="00A4618F">
          <w:rPr>
            <w:rStyle w:val="Lienhypertexte"/>
          </w:rPr>
          <w:t>Shiny: Web application framework for r</w:t>
        </w:r>
      </w:hyperlink>
      <w:r w:rsidRPr="00A4618F">
        <w:t>.</w:t>
      </w:r>
    </w:p>
    <w:p w14:paraId="37A15896" w14:textId="77777777" w:rsidR="007D563B" w:rsidRPr="00A4618F" w:rsidRDefault="007D563B" w:rsidP="007D563B">
      <w:pPr>
        <w:pStyle w:val="Bibliographie"/>
        <w:jc w:val="both"/>
      </w:pPr>
      <w:bookmarkStart w:id="81" w:name="ref-crowl2008spread"/>
      <w:bookmarkEnd w:id="81"/>
      <w:r w:rsidRPr="00A4618F">
        <w:t xml:space="preserve">Crowl, T.A., Crist, T.O., Parmenter, R.R., </w:t>
      </w:r>
      <w:proofErr w:type="spellStart"/>
      <w:r w:rsidRPr="00A4618F">
        <w:t>Belovsky</w:t>
      </w:r>
      <w:proofErr w:type="spellEnd"/>
      <w:r w:rsidRPr="00A4618F">
        <w:t>, G., Lugo, A.E., 2008. The spread of invasive species and infectious disease as drivers of ecosystem change. Frontiers in Ecology and the Environment 6, 238–246.</w:t>
      </w:r>
    </w:p>
    <w:p w14:paraId="43D04CC8" w14:textId="77777777" w:rsidR="007D563B" w:rsidRPr="00A4618F" w:rsidRDefault="007D563B" w:rsidP="007D563B">
      <w:pPr>
        <w:pStyle w:val="Bibliographie"/>
        <w:jc w:val="both"/>
      </w:pPr>
      <w:bookmarkStart w:id="82" w:name="ref-davies2023multi"/>
      <w:bookmarkEnd w:id="82"/>
      <w:r w:rsidRPr="00A4618F">
        <w:t xml:space="preserve">Davies, B.F.R., </w:t>
      </w:r>
      <w:proofErr w:type="spellStart"/>
      <w:r w:rsidRPr="00A4618F">
        <w:t>Gernez</w:t>
      </w:r>
      <w:proofErr w:type="spellEnd"/>
      <w:r w:rsidRPr="00A4618F">
        <w:t xml:space="preserve">, P., Geraud, A., Oiry, S., Rosa, P., </w:t>
      </w:r>
      <w:proofErr w:type="spellStart"/>
      <w:r w:rsidRPr="00A4618F">
        <w:t>Zoffoli</w:t>
      </w:r>
      <w:proofErr w:type="spellEnd"/>
      <w:r w:rsidRPr="00A4618F">
        <w:t xml:space="preserve">, M.L., </w:t>
      </w:r>
      <w:proofErr w:type="spellStart"/>
      <w:r w:rsidRPr="00A4618F">
        <w:t>Barillé</w:t>
      </w:r>
      <w:proofErr w:type="spellEnd"/>
      <w:r w:rsidRPr="00A4618F">
        <w:t>, L., 2023. Multi-and hyperspectral classification of soft-bottom intertidal vegetation using a spectral library for coastal biodiversity remote sensing. Remote Sensing of Environment 290, 113554.</w:t>
      </w:r>
    </w:p>
    <w:p w14:paraId="291E69C7" w14:textId="77777777" w:rsidR="007D563B" w:rsidRPr="00A4618F" w:rsidRDefault="007D563B" w:rsidP="007D563B">
      <w:pPr>
        <w:pStyle w:val="Bibliographie"/>
        <w:jc w:val="both"/>
      </w:pPr>
      <w:bookmarkStart w:id="83" w:name="ref-davies2024sentinel"/>
      <w:bookmarkEnd w:id="83"/>
      <w:r w:rsidRPr="00A4618F">
        <w:t xml:space="preserve">Davies, B.F.R., Oiry, S., Rosa, P., </w:t>
      </w:r>
      <w:proofErr w:type="spellStart"/>
      <w:r w:rsidRPr="00A4618F">
        <w:t>Zoffoli</w:t>
      </w:r>
      <w:proofErr w:type="spellEnd"/>
      <w:r w:rsidRPr="00A4618F">
        <w:t xml:space="preserve">, M.L., Sousa, A.I., Thomas, O.R., Smale, D.A., Austen, M.C., Biermann, L., Attrill, M.J., others, 2024b. A sentinel watching over inter-tidal seagrass phenology across western </w:t>
      </w:r>
      <w:proofErr w:type="spellStart"/>
      <w:r w:rsidRPr="00A4618F">
        <w:t>europe</w:t>
      </w:r>
      <w:proofErr w:type="spellEnd"/>
      <w:r w:rsidRPr="00A4618F">
        <w:t xml:space="preserve"> and north </w:t>
      </w:r>
      <w:proofErr w:type="spellStart"/>
      <w:r w:rsidRPr="00A4618F">
        <w:t>africa</w:t>
      </w:r>
      <w:proofErr w:type="spellEnd"/>
      <w:r w:rsidRPr="00A4618F">
        <w:t>. Communications Earth &amp; Environment 5, 382.</w:t>
      </w:r>
    </w:p>
    <w:p w14:paraId="0ECCB7F6" w14:textId="77777777" w:rsidR="007D563B" w:rsidRPr="00A4618F" w:rsidRDefault="007D563B" w:rsidP="007D563B">
      <w:pPr>
        <w:pStyle w:val="Bibliographie"/>
        <w:jc w:val="both"/>
        <w:rPr>
          <w:lang w:val="fr-FR"/>
        </w:rPr>
      </w:pPr>
      <w:bookmarkStart w:id="84" w:name="ref-davies2024intertidal"/>
      <w:bookmarkEnd w:id="84"/>
      <w:r w:rsidRPr="00A4618F">
        <w:t xml:space="preserve">Davies, B.F.R., Oiry, S., Rosa, P., </w:t>
      </w:r>
      <w:proofErr w:type="spellStart"/>
      <w:r w:rsidRPr="00A4618F">
        <w:t>Zoffoli</w:t>
      </w:r>
      <w:proofErr w:type="spellEnd"/>
      <w:r w:rsidRPr="00A4618F">
        <w:t xml:space="preserve">, M.L., Sousa, A.I., Thomas, O.R., Smale, D.A., Austen, M.C., Biermann, L., Attrill, M.J., others, 2024a. Intertidal seagrass extent from sentinel-2 time-series show distinct trajectories in western </w:t>
      </w:r>
      <w:proofErr w:type="spellStart"/>
      <w:r w:rsidRPr="00A4618F">
        <w:t>europe</w:t>
      </w:r>
      <w:proofErr w:type="spellEnd"/>
      <w:r w:rsidRPr="00A4618F">
        <w:t xml:space="preserve">. </w:t>
      </w:r>
      <w:proofErr w:type="spellStart"/>
      <w:r w:rsidRPr="00A4618F">
        <w:rPr>
          <w:lang w:val="fr-FR"/>
        </w:rPr>
        <w:t>Remote</w:t>
      </w:r>
      <w:proofErr w:type="spellEnd"/>
      <w:r w:rsidRPr="00A4618F">
        <w:rPr>
          <w:lang w:val="fr-FR"/>
        </w:rPr>
        <w:t xml:space="preserve"> </w:t>
      </w:r>
      <w:proofErr w:type="spellStart"/>
      <w:r w:rsidRPr="00A4618F">
        <w:rPr>
          <w:lang w:val="fr-FR"/>
        </w:rPr>
        <w:t>Sensing</w:t>
      </w:r>
      <w:proofErr w:type="spellEnd"/>
      <w:r w:rsidRPr="00A4618F">
        <w:rPr>
          <w:lang w:val="fr-FR"/>
        </w:rPr>
        <w:t xml:space="preserve"> of </w:t>
      </w:r>
      <w:proofErr w:type="spellStart"/>
      <w:r w:rsidRPr="00A4618F">
        <w:rPr>
          <w:lang w:val="fr-FR"/>
        </w:rPr>
        <w:t>Environment</w:t>
      </w:r>
      <w:proofErr w:type="spellEnd"/>
      <w:r w:rsidRPr="00A4618F">
        <w:rPr>
          <w:lang w:val="fr-FR"/>
        </w:rPr>
        <w:t xml:space="preserve"> 312, 114340.</w:t>
      </w:r>
    </w:p>
    <w:p w14:paraId="5EBA027A" w14:textId="77777777" w:rsidR="007D563B" w:rsidRPr="00A4618F" w:rsidRDefault="007D563B" w:rsidP="007D563B">
      <w:pPr>
        <w:pStyle w:val="Bibliographie"/>
        <w:jc w:val="both"/>
      </w:pPr>
      <w:bookmarkStart w:id="85" w:name="ref-davoult2017multiple"/>
      <w:bookmarkEnd w:id="85"/>
      <w:proofErr w:type="spellStart"/>
      <w:r w:rsidRPr="00A4618F">
        <w:rPr>
          <w:lang w:val="fr-FR"/>
        </w:rPr>
        <w:t>Davoult</w:t>
      </w:r>
      <w:proofErr w:type="spellEnd"/>
      <w:r w:rsidRPr="00A4618F">
        <w:rPr>
          <w:lang w:val="fr-FR"/>
        </w:rPr>
        <w:t xml:space="preserve">, D., </w:t>
      </w:r>
      <w:proofErr w:type="spellStart"/>
      <w:r w:rsidRPr="00A4618F">
        <w:rPr>
          <w:lang w:val="fr-FR"/>
        </w:rPr>
        <w:t>Surget</w:t>
      </w:r>
      <w:proofErr w:type="spellEnd"/>
      <w:r w:rsidRPr="00A4618F">
        <w:rPr>
          <w:lang w:val="fr-FR"/>
        </w:rPr>
        <w:t xml:space="preserve">, G., </w:t>
      </w:r>
      <w:proofErr w:type="spellStart"/>
      <w:r w:rsidRPr="00A4618F">
        <w:rPr>
          <w:lang w:val="fr-FR"/>
        </w:rPr>
        <w:t>Stiger-Pouvreau</w:t>
      </w:r>
      <w:proofErr w:type="spellEnd"/>
      <w:r w:rsidRPr="00A4618F">
        <w:rPr>
          <w:lang w:val="fr-FR"/>
        </w:rPr>
        <w:t xml:space="preserve">, V., Noisette, F., </w:t>
      </w:r>
      <w:proofErr w:type="spellStart"/>
      <w:r w:rsidRPr="00A4618F">
        <w:rPr>
          <w:lang w:val="fr-FR"/>
        </w:rPr>
        <w:t>Riera</w:t>
      </w:r>
      <w:proofErr w:type="spellEnd"/>
      <w:r w:rsidRPr="00A4618F">
        <w:rPr>
          <w:lang w:val="fr-FR"/>
        </w:rPr>
        <w:t xml:space="preserve">, P., </w:t>
      </w:r>
      <w:proofErr w:type="spellStart"/>
      <w:r w:rsidRPr="00A4618F">
        <w:rPr>
          <w:lang w:val="fr-FR"/>
        </w:rPr>
        <w:t>Stagnol</w:t>
      </w:r>
      <w:proofErr w:type="spellEnd"/>
      <w:r w:rsidRPr="00A4618F">
        <w:rPr>
          <w:lang w:val="fr-FR"/>
        </w:rPr>
        <w:t xml:space="preserve">, D., </w:t>
      </w:r>
      <w:proofErr w:type="spellStart"/>
      <w:r w:rsidRPr="00A4618F">
        <w:rPr>
          <w:lang w:val="fr-FR"/>
        </w:rPr>
        <w:t>Androuin</w:t>
      </w:r>
      <w:proofErr w:type="spellEnd"/>
      <w:r w:rsidRPr="00A4618F">
        <w:rPr>
          <w:lang w:val="fr-FR"/>
        </w:rPr>
        <w:t xml:space="preserve">, T., Poupart, N., 2017. </w:t>
      </w:r>
      <w:r w:rsidRPr="00A4618F">
        <w:t xml:space="preserve">Multiple effects of a </w:t>
      </w:r>
      <w:proofErr w:type="spellStart"/>
      <w:r w:rsidRPr="00A4618F">
        <w:t>Gracilaria</w:t>
      </w:r>
      <w:proofErr w:type="spellEnd"/>
      <w:r w:rsidRPr="00A4618F">
        <w:t xml:space="preserve"> </w:t>
      </w:r>
      <w:proofErr w:type="spellStart"/>
      <w:r w:rsidRPr="00A4618F">
        <w:t>vermiculophylla</w:t>
      </w:r>
      <w:proofErr w:type="spellEnd"/>
      <w:r w:rsidRPr="00A4618F">
        <w:t xml:space="preserve"> invasion on estuarine mudflat functioning and diversity. Marine Environmental Research 131, 227–235.</w:t>
      </w:r>
    </w:p>
    <w:p w14:paraId="20FDDF4F" w14:textId="77777777" w:rsidR="007D563B" w:rsidRPr="00A4618F" w:rsidRDefault="007D563B" w:rsidP="007D563B">
      <w:pPr>
        <w:pStyle w:val="Bibliographie"/>
        <w:jc w:val="both"/>
      </w:pPr>
      <w:bookmarkStart w:id="86" w:name="ref-rs14133124"/>
      <w:bookmarkEnd w:id="86"/>
      <w:proofErr w:type="spellStart"/>
      <w:r w:rsidRPr="00A4618F">
        <w:lastRenderedPageBreak/>
        <w:t>Diruit</w:t>
      </w:r>
      <w:proofErr w:type="spellEnd"/>
      <w:r w:rsidRPr="00A4618F">
        <w:t xml:space="preserve">, W., Le Bris, A., </w:t>
      </w:r>
      <w:proofErr w:type="spellStart"/>
      <w:r w:rsidRPr="00A4618F">
        <w:t>Bajjouk</w:t>
      </w:r>
      <w:proofErr w:type="spellEnd"/>
      <w:r w:rsidRPr="00A4618F">
        <w:t xml:space="preserve">, T., </w:t>
      </w:r>
      <w:proofErr w:type="spellStart"/>
      <w:r w:rsidRPr="00A4618F">
        <w:t>Richier</w:t>
      </w:r>
      <w:proofErr w:type="spellEnd"/>
      <w:r w:rsidRPr="00A4618F">
        <w:t xml:space="preserve">, S., Helias, M., Burel, T., Lennon, M., Guyot, A., </w:t>
      </w:r>
      <w:proofErr w:type="spellStart"/>
      <w:r w:rsidRPr="00A4618F">
        <w:t>Ar</w:t>
      </w:r>
      <w:proofErr w:type="spellEnd"/>
      <w:r w:rsidRPr="00A4618F">
        <w:t xml:space="preserve"> Gall, E., 2022. Seaweed habitats on the shore: Characterization through hyperspectral UAV imagery and field sampling. Remote Sensing 14. </w:t>
      </w:r>
      <w:hyperlink r:id="rId24" w:history="1">
        <w:r w:rsidRPr="00A4618F">
          <w:rPr>
            <w:rStyle w:val="Lienhypertexte"/>
          </w:rPr>
          <w:t>https://doi.org/10.3390/rs14133124</w:t>
        </w:r>
      </w:hyperlink>
    </w:p>
    <w:p w14:paraId="466C9D22" w14:textId="77777777" w:rsidR="007D563B" w:rsidRPr="00A4618F" w:rsidRDefault="007D563B" w:rsidP="007D563B">
      <w:pPr>
        <w:pStyle w:val="Bibliographie"/>
        <w:jc w:val="both"/>
      </w:pPr>
      <w:bookmarkStart w:id="87" w:name="ref-rs14020346"/>
      <w:bookmarkEnd w:id="87"/>
      <w:r w:rsidRPr="00A4618F">
        <w:t xml:space="preserve">Douay, F., </w:t>
      </w:r>
      <w:proofErr w:type="spellStart"/>
      <w:r w:rsidRPr="00A4618F">
        <w:t>Verpoorter</w:t>
      </w:r>
      <w:proofErr w:type="spellEnd"/>
      <w:r w:rsidRPr="00A4618F">
        <w:t xml:space="preserve">, C., Duong, G., Spilmont, N., Gevaert, F., 2022. New hyperspectral procedure to discriminate intertidal macroalgae. Remote Sensing 14. </w:t>
      </w:r>
      <w:hyperlink r:id="rId25" w:history="1">
        <w:r w:rsidRPr="00A4618F">
          <w:rPr>
            <w:rStyle w:val="Lienhypertexte"/>
          </w:rPr>
          <w:t>https://doi.org/10.3390/rs14020346</w:t>
        </w:r>
      </w:hyperlink>
    </w:p>
    <w:p w14:paraId="4FD50D79" w14:textId="77777777" w:rsidR="007D563B" w:rsidRPr="00A4618F" w:rsidRDefault="007D563B" w:rsidP="007D563B">
      <w:pPr>
        <w:pStyle w:val="Bibliographie"/>
        <w:jc w:val="both"/>
      </w:pPr>
      <w:bookmarkStart w:id="88" w:name="ref-douglas2024linking"/>
      <w:bookmarkEnd w:id="88"/>
      <w:r w:rsidRPr="00A4618F">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B72B8EB" w14:textId="77777777" w:rsidR="007D563B" w:rsidRPr="00A4618F" w:rsidRDefault="007D563B" w:rsidP="007D563B">
      <w:pPr>
        <w:pStyle w:val="Bibliographie"/>
        <w:jc w:val="both"/>
      </w:pPr>
      <w:bookmarkStart w:id="89" w:name="ref-duffy2018spatial"/>
      <w:bookmarkEnd w:id="89"/>
      <w:r w:rsidRPr="00A4618F">
        <w:t>Duffy, J.P., Pratt, L., Anderson, K., Land, P.E., Shutler, J.D., 2018. Spatial assessment of intertidal seagrass meadows using optical imaging systems and a lightweight drone. Estuarine, Coastal and Shelf Science 200, 169–180.</w:t>
      </w:r>
    </w:p>
    <w:p w14:paraId="3B2CE0AB" w14:textId="77777777" w:rsidR="007D563B" w:rsidRPr="00A4618F" w:rsidRDefault="007D563B" w:rsidP="007D563B">
      <w:pPr>
        <w:pStyle w:val="Bibliographie"/>
        <w:jc w:val="both"/>
      </w:pPr>
      <w:bookmarkStart w:id="90" w:name="ref-elton2020ecology"/>
      <w:bookmarkEnd w:id="90"/>
      <w:r w:rsidRPr="00A4618F">
        <w:t>Elton, C.S., 2020. The ecology of invasions by animals and plants. Springer Nature.</w:t>
      </w:r>
    </w:p>
    <w:p w14:paraId="43B3DD08" w14:textId="77777777" w:rsidR="007D563B" w:rsidRPr="00A4618F" w:rsidRDefault="007D563B" w:rsidP="007D563B">
      <w:pPr>
        <w:pStyle w:val="Bibliographie"/>
        <w:jc w:val="both"/>
      </w:pPr>
      <w:bookmarkStart w:id="91" w:name="ref-firth2024invasive"/>
      <w:bookmarkEnd w:id="91"/>
      <w:r w:rsidRPr="00A4618F">
        <w:t>Firth, L.B., Foggo, A., Watts, T., Knights, A.M., DeAmicis, S., 2024. Invasive macroalgae in native seagrass beds: Vectors of spread and impacts. Annals of Botany 133, 41–50.</w:t>
      </w:r>
    </w:p>
    <w:p w14:paraId="66335EBC" w14:textId="77777777" w:rsidR="007D563B" w:rsidRPr="00A4618F" w:rsidRDefault="007D563B" w:rsidP="007D563B">
      <w:pPr>
        <w:pStyle w:val="Bibliographie"/>
        <w:jc w:val="both"/>
      </w:pPr>
      <w:bookmarkStart w:id="92" w:name="ref-gallardo2016global"/>
      <w:bookmarkEnd w:id="92"/>
      <w:r w:rsidRPr="00A4618F">
        <w:t xml:space="preserve">Gallardo, B., Clavero, M., Sánchez, M.I., </w:t>
      </w:r>
      <w:proofErr w:type="spellStart"/>
      <w:r w:rsidRPr="00A4618F">
        <w:t>Vilà</w:t>
      </w:r>
      <w:proofErr w:type="spellEnd"/>
      <w:r w:rsidRPr="00A4618F">
        <w:t>, M., 2016. Global ecological impacts of invasive species in aquatic ecosystems. Global change biology 22, 151–163.</w:t>
      </w:r>
    </w:p>
    <w:p w14:paraId="5BC6428A" w14:textId="77777777" w:rsidR="007D563B" w:rsidRPr="00A4618F" w:rsidRDefault="007D563B" w:rsidP="007D563B">
      <w:pPr>
        <w:pStyle w:val="Bibliographie"/>
        <w:jc w:val="both"/>
      </w:pPr>
      <w:bookmarkStart w:id="93" w:name="ref-van2018global"/>
      <w:bookmarkEnd w:id="93"/>
      <w:r w:rsidRPr="00A4618F">
        <w:t xml:space="preserve">Ginneken, V. van, Vries, E. de, others, 2018. The global dispersal of the non-endemic invasive red alga </w:t>
      </w:r>
      <w:proofErr w:type="spellStart"/>
      <w:r w:rsidRPr="00A4618F">
        <w:t>Gracilaria</w:t>
      </w:r>
      <w:proofErr w:type="spellEnd"/>
      <w:r w:rsidRPr="00A4618F">
        <w:t xml:space="preserve"> </w:t>
      </w:r>
      <w:proofErr w:type="spellStart"/>
      <w:r w:rsidRPr="00A4618F">
        <w:t>vermiculophylla</w:t>
      </w:r>
      <w:proofErr w:type="spellEnd"/>
      <w:r w:rsidRPr="00A4618F">
        <w:t xml:space="preserve"> in the ecosystems of the euro-</w:t>
      </w:r>
      <w:proofErr w:type="spellStart"/>
      <w:r w:rsidRPr="00A4618F">
        <w:t>asia</w:t>
      </w:r>
      <w:proofErr w:type="spellEnd"/>
      <w:r w:rsidRPr="00A4618F">
        <w:t xml:space="preserve"> coastal waters including the </w:t>
      </w:r>
      <w:proofErr w:type="spellStart"/>
      <w:r w:rsidRPr="00A4618F">
        <w:t>wadden</w:t>
      </w:r>
      <w:proofErr w:type="spellEnd"/>
      <w:r w:rsidRPr="00A4618F">
        <w:t xml:space="preserve"> sea </w:t>
      </w:r>
      <w:proofErr w:type="spellStart"/>
      <w:r w:rsidRPr="00A4618F">
        <w:t>unesco</w:t>
      </w:r>
      <w:proofErr w:type="spellEnd"/>
      <w:r w:rsidRPr="00A4618F">
        <w:t xml:space="preserve"> world heritage coastal area: Awful or awesome? Oceanography &amp; Fisheries Open Access Journal 8, 4–26.</w:t>
      </w:r>
    </w:p>
    <w:p w14:paraId="5FF385B7" w14:textId="77777777" w:rsidR="007D563B" w:rsidRPr="00A4618F" w:rsidRDefault="007D563B" w:rsidP="007D563B">
      <w:pPr>
        <w:pStyle w:val="Bibliographie"/>
        <w:jc w:val="both"/>
      </w:pPr>
      <w:bookmarkStart w:id="94" w:name="ref-green2021functional"/>
      <w:bookmarkEnd w:id="94"/>
      <w:r w:rsidRPr="00A4618F">
        <w:t xml:space="preserve">Green, S.J., </w:t>
      </w:r>
      <w:proofErr w:type="spellStart"/>
      <w:r w:rsidRPr="00A4618F">
        <w:t>Grosholz</w:t>
      </w:r>
      <w:proofErr w:type="spellEnd"/>
      <w:r w:rsidRPr="00A4618F">
        <w:t xml:space="preserve">, E.D., 2021. Functional eradication </w:t>
      </w:r>
      <w:proofErr w:type="gramStart"/>
      <w:r w:rsidRPr="00A4618F">
        <w:t>as</w:t>
      </w:r>
      <w:proofErr w:type="gramEnd"/>
      <w:r w:rsidRPr="00A4618F">
        <w:t xml:space="preserve"> a framework for invasive species control. Frontiers in Ecology and the Environment 19, 98–107.</w:t>
      </w:r>
    </w:p>
    <w:p w14:paraId="1C5DB8AA" w14:textId="77777777" w:rsidR="007D563B" w:rsidRPr="00A4618F" w:rsidRDefault="007D563B" w:rsidP="007D563B">
      <w:pPr>
        <w:pStyle w:val="Bibliographie"/>
        <w:jc w:val="both"/>
      </w:pPr>
      <w:bookmarkStart w:id="95" w:name="ref-grizel1991introduction"/>
      <w:bookmarkEnd w:id="95"/>
      <w:r w:rsidRPr="00A4618F">
        <w:t xml:space="preserve">Grizel, H., Heral, M., 1991. Introduction into </w:t>
      </w:r>
      <w:proofErr w:type="spellStart"/>
      <w:r w:rsidRPr="00A4618F">
        <w:t>france</w:t>
      </w:r>
      <w:proofErr w:type="spellEnd"/>
      <w:r w:rsidRPr="00A4618F">
        <w:t xml:space="preserve"> of the Japanese oyster (Crassostrea gigas). ICES Journal of Marine Science 47, 399–403.</w:t>
      </w:r>
    </w:p>
    <w:p w14:paraId="52821CE9" w14:textId="77777777" w:rsidR="007D563B" w:rsidRPr="00A4618F" w:rsidRDefault="007D563B" w:rsidP="007D563B">
      <w:pPr>
        <w:pStyle w:val="Bibliographie"/>
        <w:jc w:val="both"/>
      </w:pPr>
      <w:bookmarkStart w:id="96" w:name="ref-gurgel2018systematics"/>
      <w:bookmarkEnd w:id="96"/>
      <w:r w:rsidRPr="00A4618F">
        <w:t xml:space="preserve">Gurgel, C.F.D., Norris, J.N., Schmidt, W.E., Le, H.N., </w:t>
      </w:r>
      <w:proofErr w:type="spellStart"/>
      <w:r w:rsidRPr="00A4618F">
        <w:t>Fredericq</w:t>
      </w:r>
      <w:proofErr w:type="spellEnd"/>
      <w:r w:rsidRPr="00A4618F">
        <w:t xml:space="preserve">, S., 2018. Systematics of the </w:t>
      </w:r>
      <w:proofErr w:type="spellStart"/>
      <w:r w:rsidRPr="00A4618F">
        <w:t>Gracilariales</w:t>
      </w:r>
      <w:proofErr w:type="spellEnd"/>
      <w:r w:rsidRPr="00A4618F">
        <w:t xml:space="preserve"> (Rhodophyta) including new subfamilies, tribes, subgenera, and two new genera, </w:t>
      </w:r>
      <w:proofErr w:type="spellStart"/>
      <w:r w:rsidRPr="00A4618F">
        <w:t>Agarophyton</w:t>
      </w:r>
      <w:proofErr w:type="spellEnd"/>
      <w:r w:rsidRPr="00A4618F">
        <w:t xml:space="preserve"> gen. </w:t>
      </w:r>
      <w:proofErr w:type="spellStart"/>
      <w:r w:rsidRPr="00A4618F">
        <w:t>nov.</w:t>
      </w:r>
      <w:proofErr w:type="spellEnd"/>
      <w:r w:rsidRPr="00A4618F">
        <w:t xml:space="preserve"> and Crassa gen. </w:t>
      </w:r>
      <w:proofErr w:type="spellStart"/>
      <w:r w:rsidRPr="00A4618F">
        <w:t>nov.</w:t>
      </w:r>
      <w:proofErr w:type="spellEnd"/>
      <w:r w:rsidRPr="00A4618F">
        <w:t xml:space="preserve"> </w:t>
      </w:r>
      <w:proofErr w:type="spellStart"/>
      <w:r w:rsidRPr="00A4618F">
        <w:t>Phytotaxa</w:t>
      </w:r>
      <w:proofErr w:type="spellEnd"/>
      <w:r w:rsidRPr="00A4618F">
        <w:t xml:space="preserve"> 374, 1–23.</w:t>
      </w:r>
    </w:p>
    <w:p w14:paraId="649BF79A" w14:textId="77777777" w:rsidR="007D563B" w:rsidRPr="00A4618F" w:rsidRDefault="007D563B" w:rsidP="007D563B">
      <w:pPr>
        <w:pStyle w:val="Bibliographie"/>
        <w:jc w:val="both"/>
      </w:pPr>
      <w:bookmarkStart w:id="97" w:name="ref-terrapck"/>
      <w:bookmarkEnd w:id="97"/>
      <w:proofErr w:type="spellStart"/>
      <w:r w:rsidRPr="00A4618F">
        <w:t>Hijmans</w:t>
      </w:r>
      <w:proofErr w:type="spellEnd"/>
      <w:r w:rsidRPr="00A4618F">
        <w:t xml:space="preserve">, R.J., 2024. </w:t>
      </w:r>
      <w:hyperlink r:id="rId26" w:history="1">
        <w:r w:rsidRPr="00A4618F">
          <w:rPr>
            <w:rStyle w:val="Lienhypertexte"/>
          </w:rPr>
          <w:t>Terra: Spatial data analysis</w:t>
        </w:r>
      </w:hyperlink>
      <w:r w:rsidRPr="00A4618F">
        <w:t>.</w:t>
      </w:r>
    </w:p>
    <w:p w14:paraId="4E76AA6F" w14:textId="77777777" w:rsidR="007D563B" w:rsidRPr="00A4618F" w:rsidRDefault="007D563B" w:rsidP="007D563B">
      <w:pPr>
        <w:pStyle w:val="Bibliographie"/>
        <w:jc w:val="both"/>
      </w:pPr>
      <w:bookmarkStart w:id="98" w:name="ref-hu2014adaptation"/>
      <w:bookmarkEnd w:id="98"/>
      <w:r w:rsidRPr="00A4618F">
        <w:lastRenderedPageBreak/>
        <w:t xml:space="preserve">Hu, Z.-M., Juan, L.-B., 2014. Adaptation mechanisms and ecological consequences of seaweed invasions: A review case of </w:t>
      </w:r>
      <w:proofErr w:type="spellStart"/>
      <w:r w:rsidRPr="00A4618F">
        <w:t>agarophyte</w:t>
      </w:r>
      <w:proofErr w:type="spellEnd"/>
      <w:r w:rsidRPr="00A4618F">
        <w:t xml:space="preserve"> </w:t>
      </w:r>
      <w:proofErr w:type="spellStart"/>
      <w:r w:rsidRPr="00A4618F">
        <w:t>gracilaria</w:t>
      </w:r>
      <w:proofErr w:type="spellEnd"/>
      <w:r w:rsidRPr="00A4618F">
        <w:t xml:space="preserve"> </w:t>
      </w:r>
      <w:proofErr w:type="spellStart"/>
      <w:r w:rsidRPr="00A4618F">
        <w:t>vermiculophylla</w:t>
      </w:r>
      <w:proofErr w:type="spellEnd"/>
      <w:r w:rsidRPr="00A4618F">
        <w:t>. Biological invasions 16, 967–976.</w:t>
      </w:r>
    </w:p>
    <w:p w14:paraId="397535D9" w14:textId="77777777" w:rsidR="007D563B" w:rsidRPr="00A4618F" w:rsidRDefault="007D563B" w:rsidP="007D563B">
      <w:pPr>
        <w:pStyle w:val="Bibliographie"/>
        <w:jc w:val="both"/>
      </w:pPr>
      <w:bookmarkStart w:id="99" w:name="ref-RemonterLeTempsIGN"/>
      <w:bookmarkEnd w:id="99"/>
      <w:r w:rsidRPr="00A4618F">
        <w:t xml:space="preserve">IGN, 2024. </w:t>
      </w:r>
      <w:proofErr w:type="spellStart"/>
      <w:r w:rsidRPr="00A4618F">
        <w:t>Remonter</w:t>
      </w:r>
      <w:proofErr w:type="spellEnd"/>
      <w:r w:rsidRPr="00A4618F">
        <w:t xml:space="preserve"> le temps.</w:t>
      </w:r>
    </w:p>
    <w:p w14:paraId="609F9148" w14:textId="77777777" w:rsidR="007D563B" w:rsidRPr="00A4618F" w:rsidRDefault="007D563B" w:rsidP="007D563B">
      <w:pPr>
        <w:pStyle w:val="Bibliographie"/>
        <w:jc w:val="both"/>
      </w:pPr>
      <w:bookmarkStart w:id="100" w:name="ref-jones2021use"/>
      <w:bookmarkEnd w:id="100"/>
      <w:r w:rsidRPr="00A4618F">
        <w:t xml:space="preserve">Jones, P.E., </w:t>
      </w:r>
      <w:proofErr w:type="spellStart"/>
      <w:r w:rsidRPr="00A4618F">
        <w:t>Tummers</w:t>
      </w:r>
      <w:proofErr w:type="spellEnd"/>
      <w:r w:rsidRPr="00A4618F">
        <w:t xml:space="preserve">, J.S., Galib, S.M., Woodford, D.J., Hume, J.B., Silva, L.G., Braga, R.R., Garcia de </w:t>
      </w:r>
      <w:proofErr w:type="spellStart"/>
      <w:r w:rsidRPr="00A4618F">
        <w:t>Leaniz</w:t>
      </w:r>
      <w:proofErr w:type="spellEnd"/>
      <w:r w:rsidRPr="00A4618F">
        <w:t xml:space="preserve">, C., </w:t>
      </w:r>
      <w:proofErr w:type="spellStart"/>
      <w:r w:rsidRPr="00A4618F">
        <w:t>Vitule</w:t>
      </w:r>
      <w:proofErr w:type="spellEnd"/>
      <w:r w:rsidRPr="00A4618F">
        <w:t>, J.R., Herder, J.E., others, 2021. The use of barriers to limit the spread of aquatic invasive animal species: A global review. Frontiers in Ecology and Evolution 9, 611631.</w:t>
      </w:r>
    </w:p>
    <w:p w14:paraId="649573FC" w14:textId="77777777" w:rsidR="007D563B" w:rsidRPr="00A4618F" w:rsidRDefault="007D563B" w:rsidP="007D563B">
      <w:pPr>
        <w:pStyle w:val="Bibliographie"/>
        <w:jc w:val="both"/>
      </w:pPr>
      <w:bookmarkStart w:id="101" w:name="ref-kollars2016invasive"/>
      <w:bookmarkEnd w:id="101"/>
      <w:r w:rsidRPr="00A4618F">
        <w:t>Kollars, N.M., Byers, J.E., Sotka, E.E., 2016. Invasive décor: An association between a native decorator worm and a non-native seaweed can be mutualistic. Marine ecology progress series 545, 135–145.</w:t>
      </w:r>
    </w:p>
    <w:p w14:paraId="548F7BEA" w14:textId="77777777" w:rsidR="007D563B" w:rsidRPr="00A4618F" w:rsidRDefault="007D563B" w:rsidP="007D563B">
      <w:pPr>
        <w:pStyle w:val="Bibliographie"/>
        <w:jc w:val="both"/>
      </w:pPr>
      <w:bookmarkStart w:id="102" w:name="ref-krueger2018everywhere"/>
      <w:bookmarkEnd w:id="102"/>
      <w:r w:rsidRPr="00A4618F">
        <w:t xml:space="preserve">Krueger-Hadfield, S., 2018. Everywhere you look, everywhere you go, there’s an estuary invaded by the red seaweed </w:t>
      </w:r>
      <w:proofErr w:type="spellStart"/>
      <w:r w:rsidRPr="00A4618F">
        <w:t>gracilaria</w:t>
      </w:r>
      <w:proofErr w:type="spellEnd"/>
      <w:r w:rsidRPr="00A4618F">
        <w:t xml:space="preserve"> </w:t>
      </w:r>
      <w:proofErr w:type="spellStart"/>
      <w:r w:rsidRPr="00A4618F">
        <w:t>vermiculophylla</w:t>
      </w:r>
      <w:proofErr w:type="spellEnd"/>
      <w:r w:rsidRPr="00A4618F">
        <w:t xml:space="preserve"> (</w:t>
      </w:r>
      <w:proofErr w:type="spellStart"/>
      <w:r w:rsidRPr="00A4618F">
        <w:t>ohmi</w:t>
      </w:r>
      <w:proofErr w:type="spellEnd"/>
      <w:r w:rsidRPr="00A4618F">
        <w:t xml:space="preserve">) </w:t>
      </w:r>
      <w:proofErr w:type="spellStart"/>
      <w:r w:rsidRPr="00A4618F">
        <w:t>papenfuss</w:t>
      </w:r>
      <w:proofErr w:type="spellEnd"/>
      <w:r w:rsidRPr="00A4618F">
        <w:t xml:space="preserve">, 1967. </w:t>
      </w:r>
      <w:proofErr w:type="spellStart"/>
      <w:r w:rsidRPr="00A4618F">
        <w:t>BioInvasions</w:t>
      </w:r>
      <w:proofErr w:type="spellEnd"/>
      <w:r w:rsidRPr="00A4618F">
        <w:t xml:space="preserve"> Records 7.</w:t>
      </w:r>
    </w:p>
    <w:p w14:paraId="1F919308" w14:textId="77777777" w:rsidR="007D563B" w:rsidRPr="00A4618F" w:rsidRDefault="007D563B" w:rsidP="007D563B">
      <w:pPr>
        <w:pStyle w:val="Bibliographie"/>
        <w:jc w:val="both"/>
      </w:pPr>
      <w:bookmarkStart w:id="103" w:name="ref-krueger2017genetic"/>
      <w:bookmarkEnd w:id="103"/>
      <w:r w:rsidRPr="00A4618F">
        <w:t xml:space="preserve">Krueger-Hadfield, S.A., Kollars, N.M., Strand, A.E., Byers, J.E., </w:t>
      </w:r>
      <w:proofErr w:type="spellStart"/>
      <w:r w:rsidRPr="00A4618F">
        <w:t>Shainker</w:t>
      </w:r>
      <w:proofErr w:type="spellEnd"/>
      <w:r w:rsidRPr="00A4618F">
        <w:t>, S.J., Terada, R., Greig, T.W., Hammann, M., Murray, D.C., Weinberger, F., others, 2017. Genetic identification of source and likely vector of a widespread marine invader. Ecology and evolution 7, 4432–4447.</w:t>
      </w:r>
    </w:p>
    <w:p w14:paraId="2EC25746" w14:textId="77777777" w:rsidR="007D563B" w:rsidRPr="00A4618F" w:rsidRDefault="007D563B" w:rsidP="007D563B">
      <w:pPr>
        <w:pStyle w:val="Bibliographie"/>
        <w:jc w:val="both"/>
      </w:pPr>
      <w:bookmarkStart w:id="104" w:name="ref-krueger2023phenology"/>
      <w:bookmarkEnd w:id="104"/>
      <w:r w:rsidRPr="00A4618F">
        <w:t xml:space="preserve">Krueger-Hadfield, S.A., </w:t>
      </w:r>
      <w:proofErr w:type="spellStart"/>
      <w:r w:rsidRPr="00A4618F">
        <w:t>Oetterer</w:t>
      </w:r>
      <w:proofErr w:type="spellEnd"/>
      <w:r w:rsidRPr="00A4618F">
        <w:t xml:space="preserve">, A.P., Lees, L.E., Hoffman, J.M., Sotka, E.E., Murren, C.J., 2023. Phenology and thallus size in a non-native population of </w:t>
      </w:r>
      <w:proofErr w:type="spellStart"/>
      <w:r w:rsidRPr="00A4618F">
        <w:t>gracilaria</w:t>
      </w:r>
      <w:proofErr w:type="spellEnd"/>
      <w:r w:rsidRPr="00A4618F">
        <w:t xml:space="preserve"> </w:t>
      </w:r>
      <w:proofErr w:type="spellStart"/>
      <w:r w:rsidRPr="00A4618F">
        <w:t>vermiculophylla</w:t>
      </w:r>
      <w:proofErr w:type="spellEnd"/>
      <w:r w:rsidRPr="00A4618F">
        <w:t>. Journal of Phycology 59, 926–938.</w:t>
      </w:r>
    </w:p>
    <w:p w14:paraId="709AE933" w14:textId="77777777" w:rsidR="007D563B" w:rsidRPr="00A4618F" w:rsidRDefault="007D563B" w:rsidP="007D563B">
      <w:pPr>
        <w:pStyle w:val="Bibliographie"/>
        <w:jc w:val="both"/>
      </w:pPr>
      <w:bookmarkStart w:id="105" w:name="ref-van2024non"/>
      <w:bookmarkEnd w:id="105"/>
      <w:r w:rsidRPr="00A4618F">
        <w:t xml:space="preserve">Loos, L.M. van der, </w:t>
      </w:r>
      <w:proofErr w:type="spellStart"/>
      <w:r w:rsidRPr="00A4618F">
        <w:t>Bafort</w:t>
      </w:r>
      <w:proofErr w:type="spellEnd"/>
      <w:r w:rsidRPr="00A4618F">
        <w:t xml:space="preserve">, Q., Bosch, S., Ballesteros, E., Bárbara, I., </w:t>
      </w:r>
      <w:proofErr w:type="spellStart"/>
      <w:r w:rsidRPr="00A4618F">
        <w:t>Berecibar</w:t>
      </w:r>
      <w:proofErr w:type="spellEnd"/>
      <w:r w:rsidRPr="00A4618F">
        <w:t xml:space="preserve">, E., </w:t>
      </w:r>
      <w:proofErr w:type="spellStart"/>
      <w:r w:rsidRPr="00A4618F">
        <w:t>Blanfuné</w:t>
      </w:r>
      <w:proofErr w:type="spellEnd"/>
      <w:r w:rsidRPr="00A4618F">
        <w:t xml:space="preserve">, A., Bogaert, K., </w:t>
      </w:r>
      <w:proofErr w:type="spellStart"/>
      <w:r w:rsidRPr="00A4618F">
        <w:t>Bouckenooghe</w:t>
      </w:r>
      <w:proofErr w:type="spellEnd"/>
      <w:r w:rsidRPr="00A4618F">
        <w:t xml:space="preserve">, S., </w:t>
      </w:r>
      <w:proofErr w:type="spellStart"/>
      <w:r w:rsidRPr="00A4618F">
        <w:t>Boudouresque</w:t>
      </w:r>
      <w:proofErr w:type="spellEnd"/>
      <w:r w:rsidRPr="00A4618F">
        <w:t>, C.-F., others, 2024. Non-indigenous seaweeds in the Northeast Atlantic Ocean, the Mediterranean Sea and Macaronesia: A critical synthesis of diversity, spatial and temporal patterns. European Journal of Phycology 59, 127–156.</w:t>
      </w:r>
    </w:p>
    <w:p w14:paraId="01F14264" w14:textId="77777777" w:rsidR="007D563B" w:rsidRPr="00A4618F" w:rsidRDefault="007D563B" w:rsidP="007D563B">
      <w:pPr>
        <w:pStyle w:val="Bibliographie"/>
        <w:jc w:val="both"/>
      </w:pPr>
      <w:bookmarkStart w:id="106" w:name="ref-d15020161"/>
      <w:bookmarkEnd w:id="106"/>
      <w:r w:rsidRPr="00A4618F">
        <w:t xml:space="preserve">Massé, C., Viard, F., Humbert, S., </w:t>
      </w:r>
      <w:proofErr w:type="spellStart"/>
      <w:r w:rsidRPr="00A4618F">
        <w:t>Antajan</w:t>
      </w:r>
      <w:proofErr w:type="spellEnd"/>
      <w:r w:rsidRPr="00A4618F">
        <w:t xml:space="preserve">, E., Auby, I., Bachelet, G., Bernard, G., Bouchet, V.M.P., Burel, T., </w:t>
      </w:r>
      <w:proofErr w:type="spellStart"/>
      <w:r w:rsidRPr="00A4618F">
        <w:t>Dauvin</w:t>
      </w:r>
      <w:proofErr w:type="spellEnd"/>
      <w:r w:rsidRPr="00A4618F">
        <w:t xml:space="preserve">, J.-C., </w:t>
      </w:r>
      <w:proofErr w:type="spellStart"/>
      <w:r w:rsidRPr="00A4618F">
        <w:t>Delegrange</w:t>
      </w:r>
      <w:proofErr w:type="spellEnd"/>
      <w:r w:rsidRPr="00A4618F">
        <w:t xml:space="preserve">, A., Derrien-Courtel, S., </w:t>
      </w:r>
      <w:proofErr w:type="spellStart"/>
      <w:r w:rsidRPr="00A4618F">
        <w:t>Droual</w:t>
      </w:r>
      <w:proofErr w:type="spellEnd"/>
      <w:r w:rsidRPr="00A4618F">
        <w:t xml:space="preserve">, G., </w:t>
      </w:r>
      <w:proofErr w:type="spellStart"/>
      <w:r w:rsidRPr="00A4618F">
        <w:t>Gouillieux</w:t>
      </w:r>
      <w:proofErr w:type="spellEnd"/>
      <w:r w:rsidRPr="00A4618F">
        <w:t xml:space="preserve">, B., </w:t>
      </w:r>
      <w:proofErr w:type="spellStart"/>
      <w:r w:rsidRPr="00A4618F">
        <w:t>Goulletquer</w:t>
      </w:r>
      <w:proofErr w:type="spellEnd"/>
      <w:r w:rsidRPr="00A4618F">
        <w:t xml:space="preserve">, P., Guérin, L., Janson, A.-L., </w:t>
      </w:r>
      <w:proofErr w:type="spellStart"/>
      <w:r w:rsidRPr="00A4618F">
        <w:t>Jourde</w:t>
      </w:r>
      <w:proofErr w:type="spellEnd"/>
      <w:r w:rsidRPr="00A4618F">
        <w:t xml:space="preserve">, J., Labrune, C., Lavesque, N., Leclerc, J.-C., Le Duff, M., Le </w:t>
      </w:r>
      <w:proofErr w:type="spellStart"/>
      <w:r w:rsidRPr="00A4618F">
        <w:t>Garrec</w:t>
      </w:r>
      <w:proofErr w:type="spellEnd"/>
      <w:r w:rsidRPr="00A4618F">
        <w:t xml:space="preserve">, V., Noël, P., Nowaczyk, A., </w:t>
      </w:r>
      <w:proofErr w:type="spellStart"/>
      <w:r w:rsidRPr="00A4618F">
        <w:t>Pergent</w:t>
      </w:r>
      <w:proofErr w:type="spellEnd"/>
      <w:r w:rsidRPr="00A4618F">
        <w:t xml:space="preserve">-Martini, C., </w:t>
      </w:r>
      <w:proofErr w:type="spellStart"/>
      <w:r w:rsidRPr="00A4618F">
        <w:t>Pezy</w:t>
      </w:r>
      <w:proofErr w:type="spellEnd"/>
      <w:r w:rsidRPr="00A4618F">
        <w:t xml:space="preserve">, J.-P., Raoux, A., </w:t>
      </w:r>
      <w:proofErr w:type="spellStart"/>
      <w:r w:rsidRPr="00A4618F">
        <w:t>Raybaud</w:t>
      </w:r>
      <w:proofErr w:type="spellEnd"/>
      <w:r w:rsidRPr="00A4618F">
        <w:t xml:space="preserve">, V., </w:t>
      </w:r>
      <w:proofErr w:type="spellStart"/>
      <w:r w:rsidRPr="00A4618F">
        <w:t>Ruitton</w:t>
      </w:r>
      <w:proofErr w:type="spellEnd"/>
      <w:r w:rsidRPr="00A4618F">
        <w:t xml:space="preserve">, S., </w:t>
      </w:r>
      <w:proofErr w:type="spellStart"/>
      <w:r w:rsidRPr="00A4618F">
        <w:t>Sauriau</w:t>
      </w:r>
      <w:proofErr w:type="spellEnd"/>
      <w:r w:rsidRPr="00A4618F">
        <w:t xml:space="preserve">, P.-G., Spilmont, N., Thibault, D., Vincent, D., Curd, A., 2023. An overview of marine non-indigenous species found in three contrasting biogeographic metropolitan French regions: Insights on distribution, origins and pathways of introduction. Diversity 15. </w:t>
      </w:r>
      <w:hyperlink r:id="rId27" w:history="1">
        <w:r w:rsidRPr="00A4618F">
          <w:rPr>
            <w:rStyle w:val="Lienhypertexte"/>
          </w:rPr>
          <w:t>https://doi.org/10.3390/d15020161</w:t>
        </w:r>
      </w:hyperlink>
    </w:p>
    <w:p w14:paraId="1F8CA95B" w14:textId="77777777" w:rsidR="007D563B" w:rsidRPr="00A4618F" w:rsidRDefault="007D563B" w:rsidP="007D563B">
      <w:pPr>
        <w:pStyle w:val="Bibliographie"/>
        <w:jc w:val="both"/>
        <w:rPr>
          <w:lang w:val="fr-FR"/>
        </w:rPr>
      </w:pPr>
      <w:bookmarkStart w:id="107" w:name="ref-rs11060704"/>
      <w:bookmarkEnd w:id="107"/>
      <w:proofErr w:type="spellStart"/>
      <w:r w:rsidRPr="00A4618F">
        <w:lastRenderedPageBreak/>
        <w:t>Mcilwaine</w:t>
      </w:r>
      <w:proofErr w:type="spellEnd"/>
      <w:r w:rsidRPr="00A4618F">
        <w:t xml:space="preserve">, B., Casado, M.R., Leinster, P., 2019. Using 1st derivative reflectance signatures within a remote sensing framework to identify macroalgae in marine environments. </w:t>
      </w:r>
      <w:proofErr w:type="spellStart"/>
      <w:r w:rsidRPr="00A4618F">
        <w:rPr>
          <w:lang w:val="fr-FR"/>
        </w:rPr>
        <w:t>Remote</w:t>
      </w:r>
      <w:proofErr w:type="spellEnd"/>
      <w:r w:rsidRPr="00A4618F">
        <w:rPr>
          <w:lang w:val="fr-FR"/>
        </w:rPr>
        <w:t xml:space="preserve"> </w:t>
      </w:r>
      <w:proofErr w:type="spellStart"/>
      <w:r w:rsidRPr="00A4618F">
        <w:rPr>
          <w:lang w:val="fr-FR"/>
        </w:rPr>
        <w:t>Sensing</w:t>
      </w:r>
      <w:proofErr w:type="spellEnd"/>
      <w:r w:rsidRPr="00A4618F">
        <w:rPr>
          <w:lang w:val="fr-FR"/>
        </w:rPr>
        <w:t xml:space="preserve"> 11. </w:t>
      </w:r>
      <w:hyperlink r:id="rId28" w:history="1">
        <w:r w:rsidRPr="00A4618F">
          <w:rPr>
            <w:rStyle w:val="Lienhypertexte"/>
            <w:lang w:val="fr-FR"/>
          </w:rPr>
          <w:t>https://doi.org/10.3390/rs11060704</w:t>
        </w:r>
      </w:hyperlink>
    </w:p>
    <w:p w14:paraId="7249D649" w14:textId="77777777" w:rsidR="007D563B" w:rsidRPr="00A4618F" w:rsidRDefault="007D563B" w:rsidP="007D563B">
      <w:pPr>
        <w:pStyle w:val="Bibliographie"/>
        <w:jc w:val="both"/>
      </w:pPr>
      <w:bookmarkStart w:id="108" w:name="ref-Michel2021"/>
      <w:bookmarkEnd w:id="108"/>
      <w:r w:rsidRPr="00A4618F">
        <w:rPr>
          <w:lang w:val="fr-FR"/>
        </w:rPr>
        <w:t xml:space="preserve">Michel, G., Le Bot, S., </w:t>
      </w:r>
      <w:proofErr w:type="spellStart"/>
      <w:r w:rsidRPr="00A4618F">
        <w:rPr>
          <w:lang w:val="fr-FR"/>
        </w:rPr>
        <w:t>Lesourd</w:t>
      </w:r>
      <w:proofErr w:type="spellEnd"/>
      <w:r w:rsidRPr="00A4618F">
        <w:rPr>
          <w:lang w:val="fr-FR"/>
        </w:rPr>
        <w:t xml:space="preserve">, S., </w:t>
      </w:r>
      <w:proofErr w:type="spellStart"/>
      <w:r w:rsidRPr="00A4618F">
        <w:rPr>
          <w:lang w:val="fr-FR"/>
        </w:rPr>
        <w:t>Lafite</w:t>
      </w:r>
      <w:proofErr w:type="spellEnd"/>
      <w:r w:rsidRPr="00A4618F">
        <w:rPr>
          <w:lang w:val="fr-FR"/>
        </w:rPr>
        <w:t xml:space="preserve">, R., 2021. </w:t>
      </w:r>
      <w:r w:rsidRPr="00A4618F">
        <w:t xml:space="preserve">Morpho-sedimentological and dynamic patterns in a ria type estuary: The Belon estuary (South Brittany, France). Journal of Maps 17, 389–400. </w:t>
      </w:r>
      <w:hyperlink r:id="rId29" w:history="1">
        <w:r w:rsidRPr="00A4618F">
          <w:rPr>
            <w:rStyle w:val="Lienhypertexte"/>
          </w:rPr>
          <w:t>https://doi.org/10.1080/17445647.2021.1925170</w:t>
        </w:r>
      </w:hyperlink>
    </w:p>
    <w:p w14:paraId="15AE9147" w14:textId="77777777" w:rsidR="007D563B" w:rsidRPr="00A4618F" w:rsidRDefault="007D563B" w:rsidP="007D563B">
      <w:pPr>
        <w:pStyle w:val="Bibliographie"/>
        <w:jc w:val="both"/>
      </w:pPr>
      <w:bookmarkStart w:id="109" w:name="ref-mudd2010does"/>
      <w:bookmarkEnd w:id="109"/>
      <w:r w:rsidRPr="00A4618F">
        <w:t xml:space="preserve">Mudd, S.M., </w:t>
      </w:r>
      <w:proofErr w:type="spellStart"/>
      <w:r w:rsidRPr="00A4618F">
        <w:t>D’Alpaos</w:t>
      </w:r>
      <w:proofErr w:type="spellEnd"/>
      <w:r w:rsidRPr="00A4618F">
        <w:t>, A., Morris, J.T., 2010. How does vegetation affect sedimentation on tidal marshes? Investigating particle capture and hydrodynamic controls on biologically mediated sedimentation. Journal of Geophysical Research: Earth Surface 115.</w:t>
      </w:r>
    </w:p>
    <w:p w14:paraId="650813DA" w14:textId="77777777" w:rsidR="007D563B" w:rsidRPr="00A4618F" w:rsidRDefault="007D563B" w:rsidP="007D563B">
      <w:pPr>
        <w:pStyle w:val="Bibliographie"/>
        <w:jc w:val="both"/>
      </w:pPr>
      <w:bookmarkStart w:id="110" w:name="ref-nyberg2007introduced"/>
      <w:bookmarkEnd w:id="110"/>
      <w:r w:rsidRPr="00A4618F">
        <w:t>Nyberg, C.D., 2007. Introduced marine macroalgae and habitat modifiers: Their ecological role and significant attributes. Department of Marine Ecology.</w:t>
      </w:r>
    </w:p>
    <w:p w14:paraId="01EE81D8" w14:textId="77777777" w:rsidR="007D563B" w:rsidRPr="00A4618F" w:rsidRDefault="007D563B" w:rsidP="007D563B">
      <w:pPr>
        <w:pStyle w:val="Bibliographie"/>
        <w:jc w:val="both"/>
      </w:pPr>
      <w:bookmarkStart w:id="111" w:name="ref-nyberg2009flora"/>
      <w:bookmarkEnd w:id="111"/>
      <w:r w:rsidRPr="00A4618F">
        <w:t xml:space="preserve">Nyberg, C.D., Thomsen, M.S., </w:t>
      </w:r>
      <w:proofErr w:type="spellStart"/>
      <w:r w:rsidRPr="00A4618F">
        <w:t>Wallentinus</w:t>
      </w:r>
      <w:proofErr w:type="spellEnd"/>
      <w:r w:rsidRPr="00A4618F">
        <w:t xml:space="preserve">, I., 2009. Flora and fauna </w:t>
      </w:r>
      <w:proofErr w:type="gramStart"/>
      <w:r w:rsidRPr="00A4618F">
        <w:t>associated</w:t>
      </w:r>
      <w:proofErr w:type="gramEnd"/>
      <w:r w:rsidRPr="00A4618F">
        <w:t xml:space="preserve"> with the introduced red alga </w:t>
      </w:r>
      <w:proofErr w:type="spellStart"/>
      <w:r w:rsidRPr="00A4618F">
        <w:t>Gracilaria</w:t>
      </w:r>
      <w:proofErr w:type="spellEnd"/>
      <w:r w:rsidRPr="00A4618F">
        <w:t xml:space="preserve"> </w:t>
      </w:r>
      <w:proofErr w:type="spellStart"/>
      <w:r w:rsidRPr="00A4618F">
        <w:t>vermiculophylla</w:t>
      </w:r>
      <w:proofErr w:type="spellEnd"/>
      <w:r w:rsidRPr="00A4618F">
        <w:t>. European Journal of Phycology 44, 395–403.</w:t>
      </w:r>
    </w:p>
    <w:p w14:paraId="35F7E14F" w14:textId="77777777" w:rsidR="007D563B" w:rsidRPr="00A4618F" w:rsidRDefault="007D563B" w:rsidP="007D563B">
      <w:pPr>
        <w:pStyle w:val="Bibliographie"/>
        <w:jc w:val="both"/>
      </w:pPr>
      <w:bookmarkStart w:id="112" w:name="ref-ohmi1956contributions"/>
      <w:bookmarkEnd w:id="112"/>
      <w:proofErr w:type="spellStart"/>
      <w:r w:rsidRPr="00A4618F">
        <w:t>Ohmi</w:t>
      </w:r>
      <w:proofErr w:type="spellEnd"/>
      <w:r w:rsidRPr="00A4618F">
        <w:t xml:space="preserve">, H., 1956. Contributions to the knowledge of </w:t>
      </w:r>
      <w:proofErr w:type="spellStart"/>
      <w:r w:rsidRPr="00A4618F">
        <w:t>Gracilariaceae</w:t>
      </w:r>
      <w:proofErr w:type="spellEnd"/>
      <w:r w:rsidRPr="00A4618F">
        <w:t xml:space="preserve"> from Japan: </w:t>
      </w:r>
      <w:r w:rsidRPr="00A4618F">
        <w:rPr>
          <w:rFonts w:ascii="MS Mincho" w:eastAsia="MS Mincho" w:hAnsi="MS Mincho" w:cs="MS Mincho" w:hint="eastAsia"/>
        </w:rPr>
        <w:t>Ⅱ</w:t>
      </w:r>
      <w:r w:rsidRPr="00A4618F">
        <w:t xml:space="preserve">. On a new species of the genus </w:t>
      </w:r>
      <w:proofErr w:type="spellStart"/>
      <w:r w:rsidRPr="00A4618F">
        <w:t>Gracilariopsis</w:t>
      </w:r>
      <w:proofErr w:type="spellEnd"/>
      <w:r w:rsidRPr="00A4618F">
        <w:t xml:space="preserve">, with some considerations on its ecology. </w:t>
      </w:r>
      <w:proofErr w:type="spellStart"/>
      <w:r w:rsidRPr="00A4618F">
        <w:rPr>
          <w:rFonts w:ascii="MS Mincho" w:eastAsia="MS Mincho" w:hAnsi="MS Mincho" w:cs="MS Mincho" w:hint="eastAsia"/>
        </w:rPr>
        <w:t>北海道大學水産學部研究彙報</w:t>
      </w:r>
      <w:proofErr w:type="spellEnd"/>
      <w:r w:rsidRPr="00A4618F">
        <w:t xml:space="preserve"> 6, 271–279.</w:t>
      </w:r>
    </w:p>
    <w:p w14:paraId="018B6321" w14:textId="77777777" w:rsidR="007D563B" w:rsidRPr="00A4618F" w:rsidRDefault="007D563B" w:rsidP="007D563B">
      <w:pPr>
        <w:pStyle w:val="Bibliographie"/>
        <w:jc w:val="both"/>
      </w:pPr>
      <w:bookmarkStart w:id="113" w:name="ref-Simon2024ShinyApp"/>
      <w:bookmarkEnd w:id="113"/>
      <w:r w:rsidRPr="00A4618F">
        <w:t xml:space="preserve">Oiry, S., 2024. </w:t>
      </w:r>
      <w:hyperlink r:id="rId30" w:history="1">
        <w:r w:rsidRPr="00A4618F">
          <w:rPr>
            <w:rStyle w:val="Lienhypertexte"/>
          </w:rPr>
          <w:t>Shiny app for validation dataset building</w:t>
        </w:r>
      </w:hyperlink>
      <w:r w:rsidRPr="00A4618F">
        <w:t>.</w:t>
      </w:r>
    </w:p>
    <w:p w14:paraId="5B66A1C8" w14:textId="77777777" w:rsidR="007D563B" w:rsidRPr="00A4618F" w:rsidRDefault="007D563B" w:rsidP="007D563B">
      <w:pPr>
        <w:pStyle w:val="Bibliographie"/>
        <w:jc w:val="both"/>
      </w:pPr>
      <w:bookmarkStart w:id="114" w:name="ref-rs16234383"/>
      <w:bookmarkEnd w:id="114"/>
      <w:r w:rsidRPr="00A4618F">
        <w:t xml:space="preserve">Oiry, S., Davies, B.F.R., Sousa, A.I., Rosa, P., </w:t>
      </w:r>
      <w:proofErr w:type="spellStart"/>
      <w:r w:rsidRPr="00A4618F">
        <w:t>Zoffoli</w:t>
      </w:r>
      <w:proofErr w:type="spellEnd"/>
      <w:r w:rsidRPr="00A4618F">
        <w:t xml:space="preserve">, M.L., </w:t>
      </w:r>
      <w:proofErr w:type="spellStart"/>
      <w:r w:rsidRPr="00A4618F">
        <w:t>Brunier</w:t>
      </w:r>
      <w:proofErr w:type="spellEnd"/>
      <w:r w:rsidRPr="00A4618F">
        <w:t xml:space="preserve">, G., </w:t>
      </w:r>
      <w:proofErr w:type="spellStart"/>
      <w:r w:rsidRPr="00A4618F">
        <w:t>Gernez</w:t>
      </w:r>
      <w:proofErr w:type="spellEnd"/>
      <w:r w:rsidRPr="00A4618F">
        <w:t xml:space="preserve">, P., </w:t>
      </w:r>
      <w:proofErr w:type="spellStart"/>
      <w:r w:rsidRPr="00A4618F">
        <w:t>Barillé</w:t>
      </w:r>
      <w:proofErr w:type="spellEnd"/>
      <w:r w:rsidRPr="00A4618F">
        <w:t xml:space="preserve">, L., 2024. Discriminating seagrasses from green macroalgae in European intertidal areas using high-resolution multispectral drone imagery. Remote Sensing 16. </w:t>
      </w:r>
      <w:hyperlink r:id="rId31" w:history="1">
        <w:r w:rsidRPr="00A4618F">
          <w:rPr>
            <w:rStyle w:val="Lienhypertexte"/>
          </w:rPr>
          <w:t>https://doi.org/10.3390/rs16234383</w:t>
        </w:r>
      </w:hyperlink>
    </w:p>
    <w:p w14:paraId="0B5969BA" w14:textId="77777777" w:rsidR="007D563B" w:rsidRPr="00A4618F" w:rsidRDefault="007D563B" w:rsidP="007D563B">
      <w:pPr>
        <w:pStyle w:val="Bibliographie"/>
        <w:jc w:val="both"/>
        <w:rPr>
          <w:lang w:val="es-ES"/>
        </w:rPr>
      </w:pPr>
      <w:bookmarkStart w:id="115" w:name="ref-olmedo2020far"/>
      <w:bookmarkEnd w:id="115"/>
      <w:r w:rsidRPr="00A4618F">
        <w:t xml:space="preserve">Olmedo-Masat, O.M., Raffo, M.P., </w:t>
      </w:r>
      <w:proofErr w:type="spellStart"/>
      <w:r w:rsidRPr="00A4618F">
        <w:t>Rodrı́guez-Pérez</w:t>
      </w:r>
      <w:proofErr w:type="spellEnd"/>
      <w:r w:rsidRPr="00A4618F">
        <w:t xml:space="preserve">, D., </w:t>
      </w:r>
      <w:proofErr w:type="spellStart"/>
      <w:r w:rsidRPr="00A4618F">
        <w:t>Arijón</w:t>
      </w:r>
      <w:proofErr w:type="spellEnd"/>
      <w:r w:rsidRPr="00A4618F">
        <w:t xml:space="preserve">, M., Sánchez-Carnero, N., 2020. How far can we classify macroalgae remotely? An example using a new spectral library of species from the </w:t>
      </w:r>
      <w:proofErr w:type="gramStart"/>
      <w:r w:rsidRPr="00A4618F">
        <w:t>South West</w:t>
      </w:r>
      <w:proofErr w:type="gramEnd"/>
      <w:r w:rsidRPr="00A4618F">
        <w:t xml:space="preserve"> Atlantic (Argentine Patagonia). </w:t>
      </w:r>
      <w:r w:rsidRPr="00A4618F">
        <w:rPr>
          <w:lang w:val="es-ES"/>
        </w:rPr>
        <w:t xml:space="preserve">Remote </w:t>
      </w:r>
      <w:proofErr w:type="spellStart"/>
      <w:r w:rsidRPr="00A4618F">
        <w:rPr>
          <w:lang w:val="es-ES"/>
        </w:rPr>
        <w:t>Sensing</w:t>
      </w:r>
      <w:proofErr w:type="spellEnd"/>
      <w:r w:rsidRPr="00A4618F">
        <w:rPr>
          <w:lang w:val="es-ES"/>
        </w:rPr>
        <w:t xml:space="preserve"> 12, 3870.</w:t>
      </w:r>
    </w:p>
    <w:p w14:paraId="0039AB03" w14:textId="77777777" w:rsidR="007D563B" w:rsidRPr="00A4618F" w:rsidRDefault="007D563B" w:rsidP="007D563B">
      <w:pPr>
        <w:pStyle w:val="Bibliographie"/>
        <w:jc w:val="both"/>
      </w:pPr>
      <w:bookmarkStart w:id="116" w:name="ref-ortega2005fluxes"/>
      <w:bookmarkEnd w:id="116"/>
      <w:r w:rsidRPr="00A4618F">
        <w:rPr>
          <w:lang w:val="es-ES"/>
        </w:rPr>
        <w:t xml:space="preserve">Ortega, T., Ponce, R., Forja, J., Gómez-Parra, A., 2005. </w:t>
      </w:r>
      <w:r w:rsidRPr="00A4618F">
        <w:t xml:space="preserve">Fluxes of dissolved inorganic carbon in three estuarine systems of the </w:t>
      </w:r>
      <w:proofErr w:type="spellStart"/>
      <w:r w:rsidRPr="00A4618F">
        <w:t>cantabrian</w:t>
      </w:r>
      <w:proofErr w:type="spellEnd"/>
      <w:r w:rsidRPr="00A4618F">
        <w:t xml:space="preserve"> sea (north of </w:t>
      </w:r>
      <w:proofErr w:type="spellStart"/>
      <w:r w:rsidRPr="00A4618F">
        <w:t>spain</w:t>
      </w:r>
      <w:proofErr w:type="spellEnd"/>
      <w:r w:rsidRPr="00A4618F">
        <w:t>). Journal of Marine Systems 53, 125–142.</w:t>
      </w:r>
    </w:p>
    <w:p w14:paraId="3F624C89" w14:textId="77777777" w:rsidR="007D563B" w:rsidRPr="00A4618F" w:rsidRDefault="007D563B" w:rsidP="007D563B">
      <w:pPr>
        <w:pStyle w:val="Bibliographie"/>
        <w:jc w:val="both"/>
      </w:pPr>
      <w:bookmarkStart w:id="117" w:name="ref-WoRMS303450"/>
      <w:bookmarkEnd w:id="117"/>
      <w:r w:rsidRPr="00A4618F">
        <w:t xml:space="preserve">Papenfuss, G.F., 1967. </w:t>
      </w:r>
      <w:hyperlink r:id="rId32" w:history="1">
        <w:r w:rsidRPr="00A4618F">
          <w:rPr>
            <w:rStyle w:val="Lienhypertexte"/>
          </w:rPr>
          <w:t>Notes on algal nomenclature - v. Various Chlorophyceae and Rhodophyceae</w:t>
        </w:r>
      </w:hyperlink>
      <w:r w:rsidRPr="00A4618F">
        <w:t xml:space="preserve">. </w:t>
      </w:r>
      <w:proofErr w:type="spellStart"/>
      <w:r w:rsidRPr="00A4618F">
        <w:t>Phykos</w:t>
      </w:r>
      <w:proofErr w:type="spellEnd"/>
      <w:r w:rsidRPr="00A4618F">
        <w:t xml:space="preserve"> 5, 95–105.</w:t>
      </w:r>
    </w:p>
    <w:p w14:paraId="391EF153" w14:textId="77777777" w:rsidR="007D563B" w:rsidRPr="00A4618F" w:rsidRDefault="007D563B" w:rsidP="007D563B">
      <w:pPr>
        <w:pStyle w:val="Bibliographie"/>
        <w:jc w:val="both"/>
      </w:pPr>
      <w:bookmarkStart w:id="118" w:name="ref-peidro2024quantifying"/>
      <w:bookmarkEnd w:id="118"/>
      <w:proofErr w:type="spellStart"/>
      <w:r w:rsidRPr="00A4618F">
        <w:t>Peidro</w:t>
      </w:r>
      <w:proofErr w:type="spellEnd"/>
      <w:r w:rsidRPr="00A4618F">
        <w:t xml:space="preserve">-Devesa, M.J., </w:t>
      </w:r>
      <w:proofErr w:type="spellStart"/>
      <w:r w:rsidRPr="00A4618F">
        <w:t>Martı́nez-Movilla</w:t>
      </w:r>
      <w:proofErr w:type="spellEnd"/>
      <w:r w:rsidRPr="00A4618F">
        <w:t xml:space="preserve">, A., </w:t>
      </w:r>
      <w:proofErr w:type="spellStart"/>
      <w:r w:rsidRPr="00A4618F">
        <w:t>Rodrı́guez-Somoza</w:t>
      </w:r>
      <w:proofErr w:type="spellEnd"/>
      <w:r w:rsidRPr="00A4618F">
        <w:t xml:space="preserve">, J.L., Sánchez, J.M., Román, M., 2024. Quantifying intertidal macroalgae stocks in the NW </w:t>
      </w:r>
      <w:proofErr w:type="spellStart"/>
      <w:r w:rsidRPr="00A4618F">
        <w:t>iberian</w:t>
      </w:r>
      <w:proofErr w:type="spellEnd"/>
      <w:r w:rsidRPr="00A4618F">
        <w:t xml:space="preserve"> peninsula </w:t>
      </w:r>
      <w:r w:rsidRPr="00A4618F">
        <w:lastRenderedPageBreak/>
        <w:t>using unmanned aerial vehicle (UAV) multispectral imagery. Regional Studies in Marine Science 103621.</w:t>
      </w:r>
    </w:p>
    <w:p w14:paraId="731CBEF0" w14:textId="77777777" w:rsidR="007D563B" w:rsidRPr="00A4618F" w:rsidRDefault="007D563B" w:rsidP="007D563B">
      <w:pPr>
        <w:pStyle w:val="Bibliographie"/>
        <w:jc w:val="both"/>
      </w:pPr>
      <w:bookmarkStart w:id="119" w:name="ref-raikar2001effect"/>
      <w:bookmarkEnd w:id="119"/>
      <w:proofErr w:type="spellStart"/>
      <w:r w:rsidRPr="00A4618F">
        <w:rPr>
          <w:lang w:val="es-ES"/>
        </w:rPr>
        <w:t>Raikar</w:t>
      </w:r>
      <w:proofErr w:type="spellEnd"/>
      <w:r w:rsidRPr="00A4618F">
        <w:rPr>
          <w:lang w:val="es-ES"/>
        </w:rPr>
        <w:t xml:space="preserve">, S., </w:t>
      </w:r>
      <w:proofErr w:type="spellStart"/>
      <w:r w:rsidRPr="00A4618F">
        <w:rPr>
          <w:lang w:val="es-ES"/>
        </w:rPr>
        <w:t>Iima</w:t>
      </w:r>
      <w:proofErr w:type="spellEnd"/>
      <w:r w:rsidRPr="00A4618F">
        <w:rPr>
          <w:lang w:val="es-ES"/>
        </w:rPr>
        <w:t xml:space="preserve">, M., </w:t>
      </w:r>
      <w:proofErr w:type="spellStart"/>
      <w:r w:rsidRPr="00A4618F">
        <w:rPr>
          <w:lang w:val="es-ES"/>
        </w:rPr>
        <w:t>Fujita</w:t>
      </w:r>
      <w:proofErr w:type="spellEnd"/>
      <w:r w:rsidRPr="00A4618F">
        <w:rPr>
          <w:lang w:val="es-ES"/>
        </w:rPr>
        <w:t xml:space="preserve">, Y., 2001. </w:t>
      </w:r>
      <w:r w:rsidRPr="00A4618F">
        <w:t xml:space="preserve">Effect of temperature, salinity and light intensity on the growth of </w:t>
      </w:r>
      <w:proofErr w:type="spellStart"/>
      <w:r w:rsidRPr="00A4618F">
        <w:t>Gracilaria</w:t>
      </w:r>
      <w:proofErr w:type="spellEnd"/>
      <w:r w:rsidRPr="00A4618F">
        <w:t xml:space="preserve"> </w:t>
      </w:r>
      <w:proofErr w:type="gramStart"/>
      <w:r w:rsidRPr="00A4618F">
        <w:t>spp.(</w:t>
      </w:r>
      <w:proofErr w:type="spellStart"/>
      <w:proofErr w:type="gramEnd"/>
      <w:r w:rsidRPr="00A4618F">
        <w:t>Gracilariales</w:t>
      </w:r>
      <w:proofErr w:type="spellEnd"/>
      <w:r w:rsidRPr="00A4618F">
        <w:t>, Rhodophyta) from Japan, Malaysia and India.</w:t>
      </w:r>
    </w:p>
    <w:p w14:paraId="30D5E976" w14:textId="77777777" w:rsidR="007D563B" w:rsidRPr="00A4618F" w:rsidRDefault="007D563B" w:rsidP="007D563B">
      <w:pPr>
        <w:pStyle w:val="Bibliographie"/>
        <w:jc w:val="both"/>
      </w:pPr>
      <w:bookmarkStart w:id="120" w:name="ref-ramus2017invasive"/>
      <w:bookmarkEnd w:id="120"/>
      <w:r w:rsidRPr="00A4618F">
        <w:t>Ramus, A.P., Silliman, B.R., Thomsen, M.S., Long, Z.T., 2017. An invasive foundation species enhances multifunctionality in a coastal ecosystem. Proceedings of the national academy of sciences 114, 8580–8585.</w:t>
      </w:r>
    </w:p>
    <w:p w14:paraId="196A197A" w14:textId="77777777" w:rsidR="007D563B" w:rsidRPr="00A4618F" w:rsidRDefault="007D563B" w:rsidP="007D563B">
      <w:pPr>
        <w:pStyle w:val="Bibliographie"/>
        <w:jc w:val="both"/>
        <w:rPr>
          <w:lang w:val="fr-FR"/>
        </w:rPr>
      </w:pPr>
      <w:bookmarkStart w:id="121" w:name="ref-roca2022monitoring"/>
      <w:bookmarkEnd w:id="121"/>
      <w:r w:rsidRPr="00A4618F">
        <w:t xml:space="preserve">Roca, M., Dunbar, M.B., Román, A., Caballero, I., </w:t>
      </w:r>
      <w:proofErr w:type="spellStart"/>
      <w:r w:rsidRPr="00A4618F">
        <w:t>Zoffoli</w:t>
      </w:r>
      <w:proofErr w:type="spellEnd"/>
      <w:r w:rsidRPr="00A4618F">
        <w:t xml:space="preserve">, M.L., </w:t>
      </w:r>
      <w:proofErr w:type="spellStart"/>
      <w:r w:rsidRPr="00A4618F">
        <w:t>Gernez</w:t>
      </w:r>
      <w:proofErr w:type="spellEnd"/>
      <w:r w:rsidRPr="00A4618F">
        <w:t xml:space="preserve">, P., Navarro, G., 2022. Monitoring the marine invasive alien species </w:t>
      </w:r>
      <w:proofErr w:type="spellStart"/>
      <w:r w:rsidRPr="00A4618F">
        <w:t>Rugulopteryx</w:t>
      </w:r>
      <w:proofErr w:type="spellEnd"/>
      <w:r w:rsidRPr="00A4618F">
        <w:t xml:space="preserve"> </w:t>
      </w:r>
      <w:proofErr w:type="spellStart"/>
      <w:r w:rsidRPr="00A4618F">
        <w:t>okamurae</w:t>
      </w:r>
      <w:proofErr w:type="spellEnd"/>
      <w:r w:rsidRPr="00A4618F">
        <w:t xml:space="preserve"> using unmanned aerial vehicles and satellites. </w:t>
      </w:r>
      <w:proofErr w:type="spellStart"/>
      <w:r w:rsidRPr="00A4618F">
        <w:rPr>
          <w:lang w:val="fr-FR"/>
        </w:rPr>
        <w:t>Frontiers</w:t>
      </w:r>
      <w:proofErr w:type="spellEnd"/>
      <w:r w:rsidRPr="00A4618F">
        <w:rPr>
          <w:lang w:val="fr-FR"/>
        </w:rPr>
        <w:t xml:space="preserve"> in Marine Science 9, 1004012.</w:t>
      </w:r>
    </w:p>
    <w:p w14:paraId="16602D59" w14:textId="77777777" w:rsidR="007D563B" w:rsidRPr="00A4618F" w:rsidRDefault="007D563B" w:rsidP="007D563B">
      <w:pPr>
        <w:pStyle w:val="Bibliographie"/>
        <w:jc w:val="both"/>
      </w:pPr>
      <w:bookmarkStart w:id="122" w:name="ref-roman2024mapping"/>
      <w:bookmarkEnd w:id="122"/>
      <w:proofErr w:type="spellStart"/>
      <w:r w:rsidRPr="00A4618F">
        <w:rPr>
          <w:lang w:val="fr-FR"/>
        </w:rPr>
        <w:t>Román</w:t>
      </w:r>
      <w:proofErr w:type="spellEnd"/>
      <w:r w:rsidRPr="00A4618F">
        <w:rPr>
          <w:lang w:val="fr-FR"/>
        </w:rPr>
        <w:t xml:space="preserve">, A., Oiry, S., Davies, B.F., Rosa, P., Gernez, P., </w:t>
      </w:r>
      <w:proofErr w:type="spellStart"/>
      <w:r w:rsidRPr="00A4618F">
        <w:rPr>
          <w:lang w:val="fr-FR"/>
        </w:rPr>
        <w:t>Tovar-Sánchez</w:t>
      </w:r>
      <w:proofErr w:type="spellEnd"/>
      <w:r w:rsidRPr="00A4618F">
        <w:rPr>
          <w:lang w:val="fr-FR"/>
        </w:rPr>
        <w:t xml:space="preserve">, A., Navarro, G., </w:t>
      </w:r>
      <w:proofErr w:type="spellStart"/>
      <w:r w:rsidRPr="00A4618F">
        <w:rPr>
          <w:lang w:val="fr-FR"/>
        </w:rPr>
        <w:t>Méléder</w:t>
      </w:r>
      <w:proofErr w:type="spellEnd"/>
      <w:r w:rsidRPr="00A4618F">
        <w:rPr>
          <w:lang w:val="fr-FR"/>
        </w:rPr>
        <w:t xml:space="preserve">, V., </w:t>
      </w:r>
      <w:proofErr w:type="spellStart"/>
      <w:r w:rsidRPr="00A4618F">
        <w:rPr>
          <w:lang w:val="fr-FR"/>
        </w:rPr>
        <w:t>Barillé</w:t>
      </w:r>
      <w:proofErr w:type="spellEnd"/>
      <w:r w:rsidRPr="00A4618F">
        <w:rPr>
          <w:lang w:val="fr-FR"/>
        </w:rPr>
        <w:t xml:space="preserve">, L., 2024. </w:t>
      </w:r>
      <w:r w:rsidRPr="00A4618F">
        <w:t>Mapping intertidal microphytobenthic biomass with very high-resolution remote sensing imagery in an estuarine system. Science of The Total Environment 177025.</w:t>
      </w:r>
    </w:p>
    <w:p w14:paraId="02B86283" w14:textId="77777777" w:rsidR="007D563B" w:rsidRPr="00A4618F" w:rsidRDefault="007D563B" w:rsidP="007D563B">
      <w:pPr>
        <w:pStyle w:val="Bibliographie"/>
        <w:jc w:val="both"/>
        <w:rPr>
          <w:lang w:val="fr-FR"/>
        </w:rPr>
      </w:pPr>
      <w:bookmarkStart w:id="123" w:name="ref-roman2021using"/>
      <w:bookmarkEnd w:id="123"/>
      <w:r w:rsidRPr="00A4618F">
        <w:t xml:space="preserve">Román, A., Tovar-Sánchez, A., </w:t>
      </w:r>
      <w:proofErr w:type="spellStart"/>
      <w:r w:rsidRPr="00A4618F">
        <w:t>Olivé</w:t>
      </w:r>
      <w:proofErr w:type="spellEnd"/>
      <w:r w:rsidRPr="00A4618F">
        <w:t xml:space="preserve">, I., Navarro, G., 2021. Using a UAV-mounted multispectral camera for the monitoring of marine macrophytes. </w:t>
      </w:r>
      <w:proofErr w:type="spellStart"/>
      <w:r w:rsidRPr="00A4618F">
        <w:rPr>
          <w:lang w:val="fr-FR"/>
        </w:rPr>
        <w:t>Frontiers</w:t>
      </w:r>
      <w:proofErr w:type="spellEnd"/>
      <w:r w:rsidRPr="00A4618F">
        <w:rPr>
          <w:lang w:val="fr-FR"/>
        </w:rPr>
        <w:t xml:space="preserve"> in Marine Science 8, 722698.</w:t>
      </w:r>
    </w:p>
    <w:p w14:paraId="76A7F163" w14:textId="77777777" w:rsidR="007D563B" w:rsidRPr="00A4618F" w:rsidRDefault="007D563B" w:rsidP="007D563B">
      <w:pPr>
        <w:pStyle w:val="Bibliographie"/>
        <w:jc w:val="both"/>
      </w:pPr>
      <w:bookmarkStart w:id="124" w:name="ref-romero2008sintering"/>
      <w:bookmarkEnd w:id="124"/>
      <w:r w:rsidRPr="00A4618F">
        <w:rPr>
          <w:lang w:val="fr-FR"/>
        </w:rPr>
        <w:t xml:space="preserve">Romero, M., Andrés, A., Alonso, R., </w:t>
      </w:r>
      <w:proofErr w:type="spellStart"/>
      <w:r w:rsidRPr="00A4618F">
        <w:rPr>
          <w:lang w:val="fr-FR"/>
        </w:rPr>
        <w:t>Viguri</w:t>
      </w:r>
      <w:proofErr w:type="spellEnd"/>
      <w:r w:rsidRPr="00A4618F">
        <w:rPr>
          <w:lang w:val="fr-FR"/>
        </w:rPr>
        <w:t xml:space="preserve">, J., </w:t>
      </w:r>
      <w:proofErr w:type="spellStart"/>
      <w:r w:rsidRPr="00A4618F">
        <w:rPr>
          <w:lang w:val="fr-FR"/>
        </w:rPr>
        <w:t>Rincón</w:t>
      </w:r>
      <w:proofErr w:type="spellEnd"/>
      <w:r w:rsidRPr="00A4618F">
        <w:rPr>
          <w:lang w:val="fr-FR"/>
        </w:rPr>
        <w:t xml:space="preserve">, J.M., 2008. </w:t>
      </w:r>
      <w:r w:rsidRPr="00A4618F">
        <w:t xml:space="preserve">Sintering </w:t>
      </w:r>
      <w:proofErr w:type="spellStart"/>
      <w:r w:rsidRPr="00A4618F">
        <w:t>behaviour</w:t>
      </w:r>
      <w:proofErr w:type="spellEnd"/>
      <w:r w:rsidRPr="00A4618F">
        <w:t xml:space="preserve"> of ceramic bodies from contaminated marine sediments. Ceramics International 34, 1917–1924.</w:t>
      </w:r>
    </w:p>
    <w:p w14:paraId="23E44CD8" w14:textId="77777777" w:rsidR="007D563B" w:rsidRPr="00A4618F" w:rsidRDefault="007D563B" w:rsidP="007D563B">
      <w:pPr>
        <w:pStyle w:val="Bibliographie"/>
        <w:jc w:val="both"/>
      </w:pPr>
      <w:bookmarkStart w:id="125" w:name="ref-ross2022ecological"/>
      <w:bookmarkEnd w:id="125"/>
      <w:r w:rsidRPr="00A4618F">
        <w:t>Ross, P.G., Snyder, R.A., 2022. Ecological monitoring program at VIMS ESL: Annual report 2021.</w:t>
      </w:r>
    </w:p>
    <w:p w14:paraId="0864B7D7" w14:textId="77777777" w:rsidR="007D563B" w:rsidRPr="00A4618F" w:rsidRDefault="007D563B" w:rsidP="007D563B">
      <w:pPr>
        <w:pStyle w:val="Bibliographie"/>
        <w:jc w:val="both"/>
      </w:pPr>
      <w:bookmarkStart w:id="126" w:name="ref-rueness2005life"/>
      <w:bookmarkEnd w:id="126"/>
      <w:proofErr w:type="spellStart"/>
      <w:r w:rsidRPr="00A4618F">
        <w:t>Rueness</w:t>
      </w:r>
      <w:proofErr w:type="spellEnd"/>
      <w:r w:rsidRPr="00A4618F">
        <w:t xml:space="preserve">, J., 2005. Life history and molecular sequences of </w:t>
      </w:r>
      <w:proofErr w:type="spellStart"/>
      <w:r w:rsidRPr="00A4618F">
        <w:t>Gracilaria</w:t>
      </w:r>
      <w:proofErr w:type="spellEnd"/>
      <w:r w:rsidRPr="00A4618F">
        <w:t xml:space="preserve"> </w:t>
      </w:r>
      <w:proofErr w:type="spellStart"/>
      <w:r w:rsidRPr="00A4618F">
        <w:t>vermiculophylla</w:t>
      </w:r>
      <w:proofErr w:type="spellEnd"/>
      <w:r w:rsidRPr="00A4618F">
        <w:t xml:space="preserve"> (</w:t>
      </w:r>
      <w:proofErr w:type="spellStart"/>
      <w:r w:rsidRPr="00A4618F">
        <w:t>Gracilariales</w:t>
      </w:r>
      <w:proofErr w:type="spellEnd"/>
      <w:r w:rsidRPr="00A4618F">
        <w:t xml:space="preserve">, Rhodophyta), a new introduction to European waters. </w:t>
      </w:r>
      <w:proofErr w:type="spellStart"/>
      <w:r w:rsidRPr="00A4618F">
        <w:t>Phycologia</w:t>
      </w:r>
      <w:proofErr w:type="spellEnd"/>
      <w:r w:rsidRPr="00A4618F">
        <w:t xml:space="preserve"> 44, 120–128.</w:t>
      </w:r>
    </w:p>
    <w:p w14:paraId="1AED5D84" w14:textId="77777777" w:rsidR="007D563B" w:rsidRPr="00A4618F" w:rsidRDefault="007D563B" w:rsidP="007D563B">
      <w:pPr>
        <w:pStyle w:val="Bibliographie"/>
        <w:jc w:val="both"/>
      </w:pPr>
      <w:bookmarkStart w:id="127" w:name="ref-savitzky1964smoothing"/>
      <w:bookmarkEnd w:id="127"/>
      <w:proofErr w:type="spellStart"/>
      <w:r w:rsidRPr="00A4618F">
        <w:t>Savitzky</w:t>
      </w:r>
      <w:proofErr w:type="spellEnd"/>
      <w:r w:rsidRPr="00A4618F">
        <w:t>, A., Golay, M.J., 1964. Smoothing and differentiation of data by simplified least squares procedures. Analytical chemistry 36, 1627–1639.</w:t>
      </w:r>
    </w:p>
    <w:p w14:paraId="1F296374" w14:textId="77777777" w:rsidR="007D563B" w:rsidRPr="00A4618F" w:rsidRDefault="007D563B" w:rsidP="007D563B">
      <w:pPr>
        <w:pStyle w:val="Bibliographie"/>
        <w:jc w:val="both"/>
      </w:pPr>
      <w:bookmarkStart w:id="128" w:name="ref-sfriso2012spreading"/>
      <w:bookmarkEnd w:id="128"/>
      <w:proofErr w:type="spellStart"/>
      <w:r w:rsidRPr="00A4618F">
        <w:t>Sfriso</w:t>
      </w:r>
      <w:proofErr w:type="spellEnd"/>
      <w:r w:rsidRPr="00A4618F">
        <w:t xml:space="preserve">, A., Wolf, M.A., </w:t>
      </w:r>
      <w:proofErr w:type="spellStart"/>
      <w:r w:rsidRPr="00A4618F">
        <w:t>Maistro</w:t>
      </w:r>
      <w:proofErr w:type="spellEnd"/>
      <w:r w:rsidRPr="00A4618F">
        <w:t xml:space="preserve">, S., Sciuto, K., Moro, I., 2012. Spreading and </w:t>
      </w:r>
      <w:proofErr w:type="spellStart"/>
      <w:r w:rsidRPr="00A4618F">
        <w:t>autoecology</w:t>
      </w:r>
      <w:proofErr w:type="spellEnd"/>
      <w:r w:rsidRPr="00A4618F">
        <w:t xml:space="preserve"> of the invasive species </w:t>
      </w:r>
      <w:proofErr w:type="spellStart"/>
      <w:r w:rsidRPr="00A4618F">
        <w:t>Gracilaria</w:t>
      </w:r>
      <w:proofErr w:type="spellEnd"/>
      <w:r w:rsidRPr="00A4618F">
        <w:t xml:space="preserve"> </w:t>
      </w:r>
      <w:proofErr w:type="spellStart"/>
      <w:r w:rsidRPr="00A4618F">
        <w:t>vermiculophylla</w:t>
      </w:r>
      <w:proofErr w:type="spellEnd"/>
      <w:r w:rsidRPr="00A4618F">
        <w:t xml:space="preserve"> (</w:t>
      </w:r>
      <w:proofErr w:type="spellStart"/>
      <w:r w:rsidRPr="00A4618F">
        <w:t>Gracilariales</w:t>
      </w:r>
      <w:proofErr w:type="spellEnd"/>
      <w:r w:rsidRPr="00A4618F">
        <w:t>, Rhodophyta) in the lagoons of the North-Western Adriatic Sea (Mediterranean Sea, Italy). Estuarine, Coastal and Shelf Science 114, 192–198.</w:t>
      </w:r>
    </w:p>
    <w:p w14:paraId="11D90C18" w14:textId="77777777" w:rsidR="007D563B" w:rsidRPr="00A4618F" w:rsidRDefault="007D563B" w:rsidP="007D563B">
      <w:pPr>
        <w:pStyle w:val="Bibliographie"/>
        <w:jc w:val="both"/>
      </w:pPr>
      <w:bookmarkStart w:id="129" w:name="ref-simberloff2021maintenance"/>
      <w:bookmarkEnd w:id="129"/>
      <w:proofErr w:type="spellStart"/>
      <w:r w:rsidRPr="00A4618F">
        <w:t>Simberloff</w:t>
      </w:r>
      <w:proofErr w:type="spellEnd"/>
      <w:r w:rsidRPr="00A4618F">
        <w:t xml:space="preserve">, D., 2021. Maintenance management and eradication of established aquatic invaders. </w:t>
      </w:r>
      <w:proofErr w:type="spellStart"/>
      <w:r w:rsidRPr="00A4618F">
        <w:t>Hydrobiologia</w:t>
      </w:r>
      <w:proofErr w:type="spellEnd"/>
      <w:r w:rsidRPr="00A4618F">
        <w:t xml:space="preserve"> 848, 2399–2420.</w:t>
      </w:r>
    </w:p>
    <w:p w14:paraId="4EB1BBFA" w14:textId="77777777" w:rsidR="007D563B" w:rsidRPr="00A4618F" w:rsidRDefault="007D563B" w:rsidP="007D563B">
      <w:pPr>
        <w:pStyle w:val="Bibliographie"/>
        <w:jc w:val="both"/>
      </w:pPr>
      <w:bookmarkStart w:id="130" w:name="ref-sotka2018combining"/>
      <w:bookmarkEnd w:id="130"/>
      <w:r w:rsidRPr="00A4618F">
        <w:lastRenderedPageBreak/>
        <w:t xml:space="preserve">Sotka, E.E., Baumgardner, A.W., Bippus, P.M., </w:t>
      </w:r>
      <w:proofErr w:type="spellStart"/>
      <w:r w:rsidRPr="00A4618F">
        <w:t>Destombe</w:t>
      </w:r>
      <w:proofErr w:type="spellEnd"/>
      <w:r w:rsidRPr="00A4618F">
        <w:t xml:space="preserve">, C., </w:t>
      </w:r>
      <w:proofErr w:type="spellStart"/>
      <w:r w:rsidRPr="00A4618F">
        <w:t>Duermit</w:t>
      </w:r>
      <w:proofErr w:type="spellEnd"/>
      <w:r w:rsidRPr="00A4618F">
        <w:t>, E.A., Endo, H., Flanagan, B.A., Kamiya, M., Lees, L.E., Murren, C.J., others, 2018. Combining niche shift and population genetic analyses predicts rapid phenotypic evolution during invasion. Evolutionary Applications 11, 781–793.</w:t>
      </w:r>
    </w:p>
    <w:p w14:paraId="138535B2" w14:textId="77777777" w:rsidR="007D563B" w:rsidRPr="00A4618F" w:rsidRDefault="007D563B" w:rsidP="007D563B">
      <w:pPr>
        <w:pStyle w:val="Bibliographie"/>
        <w:jc w:val="both"/>
        <w:rPr>
          <w:lang w:val="fr-FR"/>
        </w:rPr>
      </w:pPr>
      <w:bookmarkStart w:id="131" w:name="ref-stiger2015marine"/>
      <w:bookmarkEnd w:id="131"/>
      <w:r w:rsidRPr="00A4618F">
        <w:t>Stiger-</w:t>
      </w:r>
      <w:proofErr w:type="spellStart"/>
      <w:r w:rsidRPr="00A4618F">
        <w:t>Pouvreau</w:t>
      </w:r>
      <w:proofErr w:type="spellEnd"/>
      <w:r w:rsidRPr="00A4618F">
        <w:t xml:space="preserve">, V., </w:t>
      </w:r>
      <w:proofErr w:type="spellStart"/>
      <w:r w:rsidRPr="00A4618F">
        <w:t>Thouzeau</w:t>
      </w:r>
      <w:proofErr w:type="spellEnd"/>
      <w:r w:rsidRPr="00A4618F">
        <w:t xml:space="preserve">, G., 2015. Marine species introduced on the French Channel-Atlantic coasts: A review of main biological invasions and impacts. </w:t>
      </w:r>
      <w:r w:rsidRPr="00A4618F">
        <w:rPr>
          <w:lang w:val="fr-FR"/>
        </w:rPr>
        <w:t xml:space="preserve">Open Journal of </w:t>
      </w:r>
      <w:proofErr w:type="spellStart"/>
      <w:r w:rsidRPr="00A4618F">
        <w:rPr>
          <w:lang w:val="fr-FR"/>
        </w:rPr>
        <w:t>Ecology</w:t>
      </w:r>
      <w:proofErr w:type="spellEnd"/>
      <w:r w:rsidRPr="00A4618F">
        <w:rPr>
          <w:lang w:val="fr-FR"/>
        </w:rPr>
        <w:t xml:space="preserve"> 5, 56784.</w:t>
      </w:r>
    </w:p>
    <w:p w14:paraId="7869B943" w14:textId="77777777" w:rsidR="007D563B" w:rsidRPr="00A4618F" w:rsidRDefault="007D563B" w:rsidP="007D563B">
      <w:pPr>
        <w:pStyle w:val="Bibliographie"/>
        <w:jc w:val="both"/>
        <w:rPr>
          <w:lang w:val="fr-FR"/>
        </w:rPr>
      </w:pPr>
      <w:bookmarkStart w:id="132" w:name="ref-surget2017processus"/>
      <w:bookmarkEnd w:id="132"/>
      <w:proofErr w:type="spellStart"/>
      <w:r w:rsidRPr="00A4618F">
        <w:rPr>
          <w:lang w:val="fr-FR"/>
        </w:rPr>
        <w:t>Surget</w:t>
      </w:r>
      <w:proofErr w:type="spellEnd"/>
      <w:r w:rsidRPr="00A4618F">
        <w:rPr>
          <w:lang w:val="fr-FR"/>
        </w:rPr>
        <w:t xml:space="preserve">, G., 2017. Processus adaptatifs des végétaux marins face au changement climatique à différentes échelles de temps et </w:t>
      </w:r>
      <w:proofErr w:type="gramStart"/>
      <w:r w:rsidRPr="00A4618F">
        <w:rPr>
          <w:lang w:val="fr-FR"/>
        </w:rPr>
        <w:t>d’espace:</w:t>
      </w:r>
      <w:proofErr w:type="gramEnd"/>
      <w:r w:rsidRPr="00A4618F">
        <w:rPr>
          <w:lang w:val="fr-FR"/>
        </w:rPr>
        <w:t xml:space="preserve"> Dynamique de populations, métabolomique, écophysiologie et potentiels de valorisation (PhD </w:t>
      </w:r>
      <w:proofErr w:type="spellStart"/>
      <w:r w:rsidRPr="00A4618F">
        <w:rPr>
          <w:lang w:val="fr-FR"/>
        </w:rPr>
        <w:t>thesis</w:t>
      </w:r>
      <w:proofErr w:type="spellEnd"/>
      <w:r w:rsidRPr="00A4618F">
        <w:rPr>
          <w:lang w:val="fr-FR"/>
        </w:rPr>
        <w:t>). Université de Bretagne occidentale-Brest.</w:t>
      </w:r>
    </w:p>
    <w:p w14:paraId="0AF54A1C" w14:textId="77777777" w:rsidR="007D563B" w:rsidRPr="00A4618F" w:rsidRDefault="007D563B" w:rsidP="007D563B">
      <w:pPr>
        <w:pStyle w:val="Bibliographie"/>
        <w:jc w:val="both"/>
      </w:pPr>
      <w:bookmarkStart w:id="133" w:name="ref-surget2017seasonal"/>
      <w:bookmarkEnd w:id="133"/>
      <w:proofErr w:type="spellStart"/>
      <w:r w:rsidRPr="00A4618F">
        <w:rPr>
          <w:lang w:val="fr-FR"/>
        </w:rPr>
        <w:t>Surget</w:t>
      </w:r>
      <w:proofErr w:type="spellEnd"/>
      <w:r w:rsidRPr="00A4618F">
        <w:rPr>
          <w:lang w:val="fr-FR"/>
        </w:rPr>
        <w:t xml:space="preserve">, G., Le Lann, K., </w:t>
      </w:r>
      <w:proofErr w:type="spellStart"/>
      <w:r w:rsidRPr="00A4618F">
        <w:rPr>
          <w:lang w:val="fr-FR"/>
        </w:rPr>
        <w:t>Delebecq</w:t>
      </w:r>
      <w:proofErr w:type="spellEnd"/>
      <w:r w:rsidRPr="00A4618F">
        <w:rPr>
          <w:lang w:val="fr-FR"/>
        </w:rPr>
        <w:t xml:space="preserve">, G., </w:t>
      </w:r>
      <w:proofErr w:type="spellStart"/>
      <w:r w:rsidRPr="00A4618F">
        <w:rPr>
          <w:lang w:val="fr-FR"/>
        </w:rPr>
        <w:t>Kervarec</w:t>
      </w:r>
      <w:proofErr w:type="spellEnd"/>
      <w:r w:rsidRPr="00A4618F">
        <w:rPr>
          <w:lang w:val="fr-FR"/>
        </w:rPr>
        <w:t xml:space="preserve">, N., </w:t>
      </w:r>
      <w:proofErr w:type="spellStart"/>
      <w:r w:rsidRPr="00A4618F">
        <w:rPr>
          <w:lang w:val="fr-FR"/>
        </w:rPr>
        <w:t>Donval</w:t>
      </w:r>
      <w:proofErr w:type="spellEnd"/>
      <w:r w:rsidRPr="00A4618F">
        <w:rPr>
          <w:lang w:val="fr-FR"/>
        </w:rPr>
        <w:t xml:space="preserve">, A., </w:t>
      </w:r>
      <w:proofErr w:type="spellStart"/>
      <w:r w:rsidRPr="00A4618F">
        <w:rPr>
          <w:lang w:val="fr-FR"/>
        </w:rPr>
        <w:t>Poullaouec</w:t>
      </w:r>
      <w:proofErr w:type="spellEnd"/>
      <w:r w:rsidRPr="00A4618F">
        <w:rPr>
          <w:lang w:val="fr-FR"/>
        </w:rPr>
        <w:t xml:space="preserve">, M.-A., </w:t>
      </w:r>
      <w:proofErr w:type="spellStart"/>
      <w:r w:rsidRPr="00A4618F">
        <w:rPr>
          <w:lang w:val="fr-FR"/>
        </w:rPr>
        <w:t>Bihannic</w:t>
      </w:r>
      <w:proofErr w:type="spellEnd"/>
      <w:r w:rsidRPr="00A4618F">
        <w:rPr>
          <w:lang w:val="fr-FR"/>
        </w:rPr>
        <w:t xml:space="preserve">, I., Poupart, N., </w:t>
      </w:r>
      <w:proofErr w:type="spellStart"/>
      <w:r w:rsidRPr="00A4618F">
        <w:rPr>
          <w:lang w:val="fr-FR"/>
        </w:rPr>
        <w:t>Stiger-Pouvreau</w:t>
      </w:r>
      <w:proofErr w:type="spellEnd"/>
      <w:r w:rsidRPr="00A4618F">
        <w:rPr>
          <w:lang w:val="fr-FR"/>
        </w:rPr>
        <w:t xml:space="preserve">, V., 2017. </w:t>
      </w:r>
      <w:r w:rsidRPr="00A4618F">
        <w:t xml:space="preserve">Seasonal phenology and metabolomics of the introduced red macroalga </w:t>
      </w:r>
      <w:proofErr w:type="spellStart"/>
      <w:r w:rsidRPr="00A4618F">
        <w:t>Gracilaria</w:t>
      </w:r>
      <w:proofErr w:type="spellEnd"/>
      <w:r w:rsidRPr="00A4618F">
        <w:t xml:space="preserve"> </w:t>
      </w:r>
      <w:proofErr w:type="spellStart"/>
      <w:r w:rsidRPr="00A4618F">
        <w:t>vermiculophylla</w:t>
      </w:r>
      <w:proofErr w:type="spellEnd"/>
      <w:r w:rsidRPr="00A4618F">
        <w:t>, monitored in the Bay of Brest (France). Journal of Applied Phycology 29, 2651–2666.</w:t>
      </w:r>
    </w:p>
    <w:p w14:paraId="7F28D6EE" w14:textId="77777777" w:rsidR="007D563B" w:rsidRPr="00A4618F" w:rsidRDefault="007D563B" w:rsidP="007D563B">
      <w:pPr>
        <w:pStyle w:val="Bibliographie"/>
        <w:jc w:val="both"/>
      </w:pPr>
      <w:bookmarkStart w:id="134" w:name="ref-Tankoua2011"/>
      <w:bookmarkEnd w:id="134"/>
      <w:proofErr w:type="spellStart"/>
      <w:r w:rsidRPr="00A4618F">
        <w:t>Tankoua</w:t>
      </w:r>
      <w:proofErr w:type="spellEnd"/>
      <w:r w:rsidRPr="00A4618F">
        <w:t xml:space="preserve">, O.F., Buffet, P.-E., </w:t>
      </w:r>
      <w:proofErr w:type="spellStart"/>
      <w:r w:rsidRPr="00A4618F">
        <w:t>Amiard</w:t>
      </w:r>
      <w:proofErr w:type="spellEnd"/>
      <w:r w:rsidRPr="00A4618F">
        <w:t xml:space="preserve">, J.-C., </w:t>
      </w:r>
      <w:proofErr w:type="spellStart"/>
      <w:r w:rsidRPr="00A4618F">
        <w:t>Amiard-Triquet</w:t>
      </w:r>
      <w:proofErr w:type="spellEnd"/>
      <w:r w:rsidRPr="00A4618F">
        <w:t xml:space="preserve">, C., </w:t>
      </w:r>
      <w:proofErr w:type="spellStart"/>
      <w:r w:rsidRPr="00A4618F">
        <w:t>Mouneyrac</w:t>
      </w:r>
      <w:proofErr w:type="spellEnd"/>
      <w:r w:rsidRPr="00A4618F">
        <w:t xml:space="preserve">, C., Berthet, B., 2011. Potential influence of confounding factors (size, salinity) on biomarkers in the sentinel species </w:t>
      </w:r>
      <w:proofErr w:type="spellStart"/>
      <w:r w:rsidRPr="00A4618F">
        <w:t>Scrobicularia</w:t>
      </w:r>
      <w:proofErr w:type="spellEnd"/>
      <w:r w:rsidRPr="00A4618F">
        <w:t xml:space="preserve"> plana used in </w:t>
      </w:r>
      <w:proofErr w:type="spellStart"/>
      <w:r w:rsidRPr="00A4618F">
        <w:t>programmes</w:t>
      </w:r>
      <w:proofErr w:type="spellEnd"/>
      <w:r w:rsidRPr="00A4618F">
        <w:t xml:space="preserve"> monitoring estuarine quality. Environmental Science and Pollution Research 18, 1253–1263. </w:t>
      </w:r>
      <w:hyperlink r:id="rId33" w:history="1">
        <w:r w:rsidRPr="00A4618F">
          <w:rPr>
            <w:rStyle w:val="Lienhypertexte"/>
          </w:rPr>
          <w:t>https://doi.org/10.1007/s11356-011-0479-3</w:t>
        </w:r>
      </w:hyperlink>
    </w:p>
    <w:p w14:paraId="5CCA6298" w14:textId="77777777" w:rsidR="007D563B" w:rsidRPr="00A4618F" w:rsidRDefault="007D563B" w:rsidP="007D563B">
      <w:pPr>
        <w:pStyle w:val="Bibliographie"/>
        <w:jc w:val="both"/>
      </w:pPr>
      <w:bookmarkStart w:id="135" w:name="ref-terada2002review"/>
      <w:bookmarkEnd w:id="135"/>
      <w:r w:rsidRPr="00A4618F">
        <w:t xml:space="preserve">Terada, R., Yamamoto, H., 2002. Review of </w:t>
      </w:r>
      <w:proofErr w:type="spellStart"/>
      <w:r w:rsidRPr="00A4618F">
        <w:t>Gracilaria</w:t>
      </w:r>
      <w:proofErr w:type="spellEnd"/>
      <w:r w:rsidRPr="00A4618F">
        <w:t xml:space="preserve"> </w:t>
      </w:r>
      <w:proofErr w:type="spellStart"/>
      <w:r w:rsidRPr="00A4618F">
        <w:t>vermiculophylla</w:t>
      </w:r>
      <w:proofErr w:type="spellEnd"/>
      <w:r w:rsidRPr="00A4618F">
        <w:t xml:space="preserve"> (</w:t>
      </w:r>
      <w:proofErr w:type="spellStart"/>
      <w:r w:rsidRPr="00A4618F">
        <w:t>Ohmi</w:t>
      </w:r>
      <w:proofErr w:type="spellEnd"/>
      <w:r w:rsidRPr="00A4618F">
        <w:t xml:space="preserve">) </w:t>
      </w:r>
      <w:proofErr w:type="spellStart"/>
      <w:r w:rsidRPr="00A4618F">
        <w:t>papenfuss</w:t>
      </w:r>
      <w:proofErr w:type="spellEnd"/>
      <w:r w:rsidRPr="00A4618F">
        <w:t xml:space="preserve"> and other species in Japan and Asia. Taxonomy of economic seaweeds, with special reference to Pacific species 8, 225–230.</w:t>
      </w:r>
    </w:p>
    <w:p w14:paraId="5B353E0E" w14:textId="77777777" w:rsidR="007D563B" w:rsidRPr="00A4618F" w:rsidRDefault="007D563B" w:rsidP="007D563B">
      <w:pPr>
        <w:pStyle w:val="Bibliographie"/>
        <w:jc w:val="both"/>
      </w:pPr>
      <w:bookmarkStart w:id="136" w:name="ref-thomsen2007stress"/>
      <w:bookmarkEnd w:id="136"/>
      <w:r w:rsidRPr="00A4618F">
        <w:t xml:space="preserve">Thomsen, M., McGlathery, K.J., 2007. Stress tolerance of the invasive macroalgae Codium fragile and </w:t>
      </w:r>
      <w:proofErr w:type="spellStart"/>
      <w:r w:rsidRPr="00A4618F">
        <w:t>Gracilaria</w:t>
      </w:r>
      <w:proofErr w:type="spellEnd"/>
      <w:r w:rsidRPr="00A4618F">
        <w:t xml:space="preserve"> </w:t>
      </w:r>
      <w:proofErr w:type="spellStart"/>
      <w:r w:rsidRPr="00A4618F">
        <w:t>vermiculophylla</w:t>
      </w:r>
      <w:proofErr w:type="spellEnd"/>
      <w:r w:rsidRPr="00A4618F">
        <w:t xml:space="preserve"> in a soft-bottom turbid lagoon. Biological invasions 9, 499–513.</w:t>
      </w:r>
    </w:p>
    <w:p w14:paraId="249A7AF3" w14:textId="77777777" w:rsidR="007D563B" w:rsidRPr="00A4618F" w:rsidRDefault="007D563B" w:rsidP="007D563B">
      <w:pPr>
        <w:pStyle w:val="Bibliographie"/>
        <w:jc w:val="both"/>
      </w:pPr>
      <w:bookmarkStart w:id="137" w:name="ref-thomsen2010experimental"/>
      <w:bookmarkEnd w:id="137"/>
      <w:r w:rsidRPr="00A4618F">
        <w:t>Thomsen, M.S., 2010. Experimental evidence for positive effects of invasive seaweed on native invertebrates via habitat-formation in a seagrass bed. Aquatic Invasions 5, 341–346.</w:t>
      </w:r>
    </w:p>
    <w:p w14:paraId="556B8A47" w14:textId="77777777" w:rsidR="007D563B" w:rsidRPr="00A4618F" w:rsidRDefault="007D563B" w:rsidP="007D563B">
      <w:pPr>
        <w:pStyle w:val="Bibliographie"/>
        <w:jc w:val="both"/>
      </w:pPr>
      <w:bookmarkStart w:id="138" w:name="ref-thomsen2009distribution"/>
      <w:bookmarkEnd w:id="138"/>
      <w:r w:rsidRPr="00A4618F">
        <w:t xml:space="preserve">Thomsen, M.S., McGlathery, K., Schwarzschild, A., Silliman, B., 2009. Distribution and ecological role of the non-native macroalga </w:t>
      </w:r>
      <w:proofErr w:type="spellStart"/>
      <w:r w:rsidRPr="00A4618F">
        <w:t>Gracilaria</w:t>
      </w:r>
      <w:proofErr w:type="spellEnd"/>
      <w:r w:rsidRPr="00A4618F">
        <w:t xml:space="preserve"> </w:t>
      </w:r>
      <w:proofErr w:type="spellStart"/>
      <w:r w:rsidRPr="00A4618F">
        <w:t>vermiculophylla</w:t>
      </w:r>
      <w:proofErr w:type="spellEnd"/>
      <w:r w:rsidRPr="00A4618F">
        <w:t xml:space="preserve"> in Virginia salt marshes. Biological Invasions 11, 2303–2316.</w:t>
      </w:r>
    </w:p>
    <w:p w14:paraId="19A4A302" w14:textId="77777777" w:rsidR="007D563B" w:rsidRPr="00A4618F" w:rsidRDefault="007D563B" w:rsidP="007D563B">
      <w:pPr>
        <w:pStyle w:val="Bibliographie"/>
        <w:jc w:val="both"/>
      </w:pPr>
      <w:bookmarkStart w:id="139" w:name="ref-thomsen2007gracilaria"/>
      <w:bookmarkEnd w:id="139"/>
      <w:r w:rsidRPr="00A4618F">
        <w:t xml:space="preserve">Thomsen, M.S., Staehr, P.A., Nyberg, C.D., Schwærter, S., Krause-Jensen, D., Silliman, B.R., 2007. </w:t>
      </w:r>
      <w:proofErr w:type="spellStart"/>
      <w:r w:rsidRPr="00A4618F">
        <w:t>Gracilaria</w:t>
      </w:r>
      <w:proofErr w:type="spellEnd"/>
      <w:r w:rsidRPr="00A4618F">
        <w:t xml:space="preserve"> </w:t>
      </w:r>
      <w:proofErr w:type="spellStart"/>
      <w:r w:rsidRPr="00A4618F">
        <w:t>vermiculophylla</w:t>
      </w:r>
      <w:proofErr w:type="spellEnd"/>
      <w:r w:rsidRPr="00A4618F">
        <w:t xml:space="preserve"> (</w:t>
      </w:r>
      <w:proofErr w:type="spellStart"/>
      <w:r w:rsidRPr="00A4618F">
        <w:t>ohmi</w:t>
      </w:r>
      <w:proofErr w:type="spellEnd"/>
      <w:r w:rsidRPr="00A4618F">
        <w:t xml:space="preserve">) </w:t>
      </w:r>
      <w:proofErr w:type="spellStart"/>
      <w:r w:rsidRPr="00A4618F">
        <w:t>papenfuss</w:t>
      </w:r>
      <w:proofErr w:type="spellEnd"/>
      <w:r w:rsidRPr="00A4618F">
        <w:t>, 1967 (</w:t>
      </w:r>
      <w:proofErr w:type="spellStart"/>
      <w:r w:rsidRPr="00A4618F">
        <w:t>rhodophyta</w:t>
      </w:r>
      <w:proofErr w:type="spellEnd"/>
      <w:r w:rsidRPr="00A4618F">
        <w:t xml:space="preserve">, </w:t>
      </w:r>
      <w:proofErr w:type="spellStart"/>
      <w:r w:rsidRPr="00A4618F">
        <w:lastRenderedPageBreak/>
        <w:t>gracilariaceae</w:t>
      </w:r>
      <w:proofErr w:type="spellEnd"/>
      <w:r w:rsidRPr="00A4618F">
        <w:t xml:space="preserve">) in northern </w:t>
      </w:r>
      <w:proofErr w:type="spellStart"/>
      <w:r w:rsidRPr="00A4618F">
        <w:t>europe</w:t>
      </w:r>
      <w:proofErr w:type="spellEnd"/>
      <w:r w:rsidRPr="00A4618F">
        <w:t xml:space="preserve">, with emphasis on </w:t>
      </w:r>
      <w:proofErr w:type="spellStart"/>
      <w:r w:rsidRPr="00A4618F">
        <w:t>danish</w:t>
      </w:r>
      <w:proofErr w:type="spellEnd"/>
      <w:r w:rsidRPr="00A4618F">
        <w:t xml:space="preserve"> conditions, and what to expect in the future. Aquatic invasions 2, 83–94.</w:t>
      </w:r>
    </w:p>
    <w:p w14:paraId="5C0E35B4" w14:textId="77777777" w:rsidR="007D563B" w:rsidRPr="00A4618F" w:rsidRDefault="007D563B" w:rsidP="007D563B">
      <w:pPr>
        <w:pStyle w:val="Bibliographie"/>
        <w:jc w:val="both"/>
        <w:rPr>
          <w:lang w:val="fr-FR"/>
        </w:rPr>
      </w:pPr>
      <w:bookmarkStart w:id="140" w:name="ref-thomsen2013effects"/>
      <w:bookmarkEnd w:id="140"/>
      <w:r w:rsidRPr="00A4618F">
        <w:t xml:space="preserve">Thomsen, M.S., Stæhr, P.A., Nejrup, L., Schiel, D.R., 2013. Effects of the invasive macroalgae </w:t>
      </w:r>
      <w:proofErr w:type="spellStart"/>
      <w:r w:rsidRPr="00A4618F">
        <w:t>gracilaria</w:t>
      </w:r>
      <w:proofErr w:type="spellEnd"/>
      <w:r w:rsidRPr="00A4618F">
        <w:t xml:space="preserve"> </w:t>
      </w:r>
      <w:proofErr w:type="spellStart"/>
      <w:r w:rsidRPr="00A4618F">
        <w:t>vermiculophylla</w:t>
      </w:r>
      <w:proofErr w:type="spellEnd"/>
      <w:r w:rsidRPr="00A4618F">
        <w:t xml:space="preserve"> on two co-occurring foundation species and associated invertebrates. </w:t>
      </w:r>
      <w:proofErr w:type="spellStart"/>
      <w:r w:rsidRPr="00A4618F">
        <w:rPr>
          <w:lang w:val="fr-FR"/>
        </w:rPr>
        <w:t>Aquatic</w:t>
      </w:r>
      <w:proofErr w:type="spellEnd"/>
      <w:r w:rsidRPr="00A4618F">
        <w:rPr>
          <w:lang w:val="fr-FR"/>
        </w:rPr>
        <w:t xml:space="preserve"> Invasions 8, 133–145.</w:t>
      </w:r>
    </w:p>
    <w:p w14:paraId="282F1A27" w14:textId="77777777" w:rsidR="007D563B" w:rsidRPr="00A4618F" w:rsidRDefault="007D563B" w:rsidP="007D563B">
      <w:pPr>
        <w:pStyle w:val="Bibliographie"/>
        <w:jc w:val="both"/>
      </w:pPr>
      <w:bookmarkStart w:id="141" w:name="ref-valle2015mapping"/>
      <w:bookmarkEnd w:id="141"/>
      <w:r w:rsidRPr="00A4618F">
        <w:rPr>
          <w:lang w:val="fr-FR"/>
        </w:rPr>
        <w:t xml:space="preserve">Valle, M., Pala, V., </w:t>
      </w:r>
      <w:proofErr w:type="spellStart"/>
      <w:r w:rsidRPr="00A4618F">
        <w:rPr>
          <w:lang w:val="fr-FR"/>
        </w:rPr>
        <w:t>Lafon</w:t>
      </w:r>
      <w:proofErr w:type="spellEnd"/>
      <w:r w:rsidRPr="00A4618F">
        <w:rPr>
          <w:lang w:val="fr-FR"/>
        </w:rPr>
        <w:t xml:space="preserve">, V., </w:t>
      </w:r>
      <w:proofErr w:type="spellStart"/>
      <w:r w:rsidRPr="00A4618F">
        <w:rPr>
          <w:lang w:val="fr-FR"/>
        </w:rPr>
        <w:t>Dehouck</w:t>
      </w:r>
      <w:proofErr w:type="spellEnd"/>
      <w:r w:rsidRPr="00A4618F">
        <w:rPr>
          <w:lang w:val="fr-FR"/>
        </w:rPr>
        <w:t xml:space="preserve">, A., </w:t>
      </w:r>
      <w:proofErr w:type="spellStart"/>
      <w:r w:rsidRPr="00A4618F">
        <w:rPr>
          <w:lang w:val="fr-FR"/>
        </w:rPr>
        <w:t>Garmendia</w:t>
      </w:r>
      <w:proofErr w:type="spellEnd"/>
      <w:r w:rsidRPr="00A4618F">
        <w:rPr>
          <w:lang w:val="fr-FR"/>
        </w:rPr>
        <w:t xml:space="preserve">, J.M., Borja, A., </w:t>
      </w:r>
      <w:proofErr w:type="spellStart"/>
      <w:r w:rsidRPr="00A4618F">
        <w:rPr>
          <w:lang w:val="fr-FR"/>
        </w:rPr>
        <w:t>Chust</w:t>
      </w:r>
      <w:proofErr w:type="spellEnd"/>
      <w:r w:rsidRPr="00A4618F">
        <w:rPr>
          <w:lang w:val="fr-FR"/>
        </w:rPr>
        <w:t xml:space="preserve">, G., 2015. </w:t>
      </w:r>
      <w:r w:rsidRPr="00A4618F">
        <w:t>Mapping estuarine habitats using airborne hyperspectral imagery, with special focus on seagrass meadows. Estuarine, Coastal and Shelf Science 164, 433–442.</w:t>
      </w:r>
    </w:p>
    <w:p w14:paraId="320B02E4" w14:textId="77777777" w:rsidR="007D563B" w:rsidRPr="00A4618F" w:rsidRDefault="007D563B" w:rsidP="007D563B">
      <w:pPr>
        <w:pStyle w:val="Bibliographie"/>
        <w:jc w:val="both"/>
      </w:pPr>
      <w:bookmarkStart w:id="142" w:name="ref-van2003reintroduction"/>
      <w:bookmarkEnd w:id="142"/>
      <w:r w:rsidRPr="00A4618F">
        <w:t xml:space="preserve">Van </w:t>
      </w:r>
      <w:proofErr w:type="spellStart"/>
      <w:r w:rsidRPr="00A4618F">
        <w:t>Katwijk</w:t>
      </w:r>
      <w:proofErr w:type="spellEnd"/>
      <w:r w:rsidRPr="00A4618F">
        <w:t>, M., 2003. Reintroduction of eelgrass (</w:t>
      </w:r>
      <w:proofErr w:type="spellStart"/>
      <w:r w:rsidRPr="00A4618F">
        <w:t>zostera</w:t>
      </w:r>
      <w:proofErr w:type="spellEnd"/>
      <w:r w:rsidRPr="00A4618F">
        <w:t xml:space="preserve"> marina l.) in the </w:t>
      </w:r>
      <w:proofErr w:type="spellStart"/>
      <w:r w:rsidRPr="00A4618F">
        <w:t>dutch</w:t>
      </w:r>
      <w:proofErr w:type="spellEnd"/>
      <w:r w:rsidRPr="00A4618F">
        <w:t xml:space="preserve"> </w:t>
      </w:r>
      <w:proofErr w:type="spellStart"/>
      <w:r w:rsidRPr="00A4618F">
        <w:t>wadden</w:t>
      </w:r>
      <w:proofErr w:type="spellEnd"/>
      <w:r w:rsidRPr="00A4618F">
        <w:t xml:space="preserve"> sea: A research overview and management vision, in: Challenges to the Wadden Sea Area. In: Proceedings of the 10th International Scientific Wadden Sea Symposium, Groningen, the Netherlands. pp. 173–195.</w:t>
      </w:r>
    </w:p>
    <w:p w14:paraId="6B7AAB8F" w14:textId="77777777" w:rsidR="007D563B" w:rsidRPr="00A4618F" w:rsidRDefault="007D563B" w:rsidP="007D563B">
      <w:pPr>
        <w:pStyle w:val="Bibliographie"/>
        <w:jc w:val="both"/>
      </w:pPr>
      <w:bookmarkStart w:id="143" w:name="ref-weinberger2008invasive"/>
      <w:bookmarkEnd w:id="143"/>
      <w:r w:rsidRPr="00A4618F">
        <w:t xml:space="preserve">Weinberger, F., Buchholz, B., Karez, R., Wahl, M., 2008. The invasive red alga </w:t>
      </w:r>
      <w:proofErr w:type="spellStart"/>
      <w:r w:rsidRPr="00A4618F">
        <w:t>Gracilaria</w:t>
      </w:r>
      <w:proofErr w:type="spellEnd"/>
      <w:r w:rsidRPr="00A4618F">
        <w:t xml:space="preserve"> </w:t>
      </w:r>
      <w:proofErr w:type="spellStart"/>
      <w:r w:rsidRPr="00A4618F">
        <w:t>vermiculophylla</w:t>
      </w:r>
      <w:proofErr w:type="spellEnd"/>
      <w:r w:rsidRPr="00A4618F">
        <w:t xml:space="preserve"> in the Baltic Sea: Adaptation to brackish water may compensate for light limitation. Aquatic Biology 3, 251–264.</w:t>
      </w:r>
    </w:p>
    <w:p w14:paraId="5C1478C5" w14:textId="77777777" w:rsidR="007D563B" w:rsidRDefault="007D563B" w:rsidP="007D563B">
      <w:pPr>
        <w:pStyle w:val="Bibliographie"/>
        <w:jc w:val="both"/>
        <w:rPr>
          <w:ins w:id="144" w:author="simon oiry" w:date="2025-07-17T11:05:00Z" w16du:dateUtc="2025-07-17T09:05:00Z"/>
        </w:rPr>
      </w:pPr>
      <w:bookmarkStart w:id="145" w:name="ref-williams2007global"/>
      <w:bookmarkEnd w:id="145"/>
      <w:r w:rsidRPr="00A4618F">
        <w:t xml:space="preserve">Williams, S.L., Smith, J.E., 2007. A global review of the distribution, taxonomy, and impacts of introduced seaweeds. Annu. Rev. Ecol. </w:t>
      </w:r>
      <w:proofErr w:type="spellStart"/>
      <w:r w:rsidRPr="00A4618F">
        <w:t>Evol</w:t>
      </w:r>
      <w:proofErr w:type="spellEnd"/>
      <w:r w:rsidRPr="00A4618F">
        <w:t>. Syst. 38, 327–359.</w:t>
      </w:r>
    </w:p>
    <w:p w14:paraId="76F32586" w14:textId="5D0F09C4" w:rsidR="001917ED" w:rsidRPr="00A4618F" w:rsidRDefault="001917ED" w:rsidP="007D563B">
      <w:pPr>
        <w:pStyle w:val="Bibliographie"/>
        <w:jc w:val="both"/>
      </w:pPr>
      <w:ins w:id="146" w:author="simon oiry" w:date="2025-07-17T11:05:00Z">
        <w:r w:rsidRPr="001917ED">
          <w:t xml:space="preserve">Wood, M. A., &amp; </w:t>
        </w:r>
        <w:proofErr w:type="spellStart"/>
        <w:r w:rsidRPr="001917ED">
          <w:t>Lipcius</w:t>
        </w:r>
        <w:proofErr w:type="spellEnd"/>
        <w:r w:rsidRPr="001917ED">
          <w:t xml:space="preserve">, R. N. (2022). Non-native red alga </w:t>
        </w:r>
        <w:proofErr w:type="spellStart"/>
        <w:r w:rsidRPr="001917ED">
          <w:t>Gracilaria</w:t>
        </w:r>
        <w:proofErr w:type="spellEnd"/>
        <w:r w:rsidRPr="001917ED">
          <w:t xml:space="preserve"> </w:t>
        </w:r>
        <w:proofErr w:type="spellStart"/>
        <w:r w:rsidRPr="001917ED">
          <w:t>vermiculophylla</w:t>
        </w:r>
        <w:proofErr w:type="spellEnd"/>
        <w:r w:rsidRPr="001917ED">
          <w:t xml:space="preserve"> compensates for seagrass loss as blue crab nursery habitat in the emerging Chesapeake Bay ecosystem. </w:t>
        </w:r>
        <w:proofErr w:type="spellStart"/>
        <w:r w:rsidRPr="001917ED">
          <w:rPr>
            <w:i/>
            <w:iCs/>
          </w:rPr>
          <w:t>PloS</w:t>
        </w:r>
        <w:proofErr w:type="spellEnd"/>
        <w:r w:rsidRPr="001917ED">
          <w:rPr>
            <w:i/>
            <w:iCs/>
          </w:rPr>
          <w:t xml:space="preserve"> One</w:t>
        </w:r>
        <w:r w:rsidRPr="001917ED">
          <w:t>, </w:t>
        </w:r>
        <w:r w:rsidRPr="001917ED">
          <w:rPr>
            <w:i/>
            <w:iCs/>
          </w:rPr>
          <w:t>17</w:t>
        </w:r>
        <w:r w:rsidRPr="001917ED">
          <w:t>(5), e0267880.</w:t>
        </w:r>
      </w:ins>
    </w:p>
    <w:p w14:paraId="186A0618" w14:textId="77777777" w:rsidR="007D563B" w:rsidRPr="00A4618F" w:rsidRDefault="007D563B" w:rsidP="007D563B">
      <w:pPr>
        <w:pStyle w:val="Bibliographie"/>
        <w:jc w:val="both"/>
      </w:pPr>
      <w:bookmarkStart w:id="147" w:name="ref-d14121077"/>
      <w:bookmarkEnd w:id="147"/>
      <w:proofErr w:type="spellStart"/>
      <w:r w:rsidRPr="00A4618F">
        <w:t>Zenetos</w:t>
      </w:r>
      <w:proofErr w:type="spellEnd"/>
      <w:r w:rsidRPr="00A4618F">
        <w:t xml:space="preserve">, A., Tsiamis, K., </w:t>
      </w:r>
      <w:proofErr w:type="spellStart"/>
      <w:r w:rsidRPr="00A4618F">
        <w:t>Galanidi</w:t>
      </w:r>
      <w:proofErr w:type="spellEnd"/>
      <w:r w:rsidRPr="00A4618F">
        <w:t xml:space="preserve">, M., Carvalho, N., </w:t>
      </w:r>
      <w:proofErr w:type="spellStart"/>
      <w:r w:rsidRPr="00A4618F">
        <w:t>Bartilotti</w:t>
      </w:r>
      <w:proofErr w:type="spellEnd"/>
      <w:r w:rsidRPr="00A4618F">
        <w:t>, C., Canning-</w:t>
      </w:r>
      <w:proofErr w:type="spellStart"/>
      <w:r w:rsidRPr="00A4618F">
        <w:t>Clode</w:t>
      </w:r>
      <w:proofErr w:type="spellEnd"/>
      <w:r w:rsidRPr="00A4618F">
        <w:t xml:space="preserve">, J., Castriota, L., </w:t>
      </w:r>
      <w:proofErr w:type="spellStart"/>
      <w:r w:rsidRPr="00A4618F">
        <w:t>Chainho</w:t>
      </w:r>
      <w:proofErr w:type="spellEnd"/>
      <w:r w:rsidRPr="00A4618F">
        <w:t xml:space="preserve">, P., Comas-González, R., Costa, A.C., Dragičević, B., </w:t>
      </w:r>
      <w:proofErr w:type="spellStart"/>
      <w:r w:rsidRPr="00A4618F">
        <w:t>Dulčić</w:t>
      </w:r>
      <w:proofErr w:type="spellEnd"/>
      <w:r w:rsidRPr="00A4618F">
        <w:t xml:space="preserve">, J., Faasse, M., Florin, A.-B., </w:t>
      </w:r>
      <w:proofErr w:type="spellStart"/>
      <w:r w:rsidRPr="00A4618F">
        <w:t>Gittenberger</w:t>
      </w:r>
      <w:proofErr w:type="spellEnd"/>
      <w:r w:rsidRPr="00A4618F">
        <w:t xml:space="preserve">, A., Jakobsen, H., </w:t>
      </w:r>
      <w:proofErr w:type="spellStart"/>
      <w:r w:rsidRPr="00A4618F">
        <w:t>Jelmert</w:t>
      </w:r>
      <w:proofErr w:type="spellEnd"/>
      <w:r w:rsidRPr="00A4618F">
        <w:t xml:space="preserve">, A., </w:t>
      </w:r>
      <w:proofErr w:type="spellStart"/>
      <w:r w:rsidRPr="00A4618F">
        <w:t>Kerckhof</w:t>
      </w:r>
      <w:proofErr w:type="spellEnd"/>
      <w:r w:rsidRPr="00A4618F">
        <w:t xml:space="preserve">, F., </w:t>
      </w:r>
      <w:proofErr w:type="spellStart"/>
      <w:r w:rsidRPr="00A4618F">
        <w:t>Lehtiniemi</w:t>
      </w:r>
      <w:proofErr w:type="spellEnd"/>
      <w:r w:rsidRPr="00A4618F">
        <w:t xml:space="preserve">, M., Livi, S., Lundgreen, K., Macic, V., Massé, C., Mavrič, B., </w:t>
      </w:r>
      <w:proofErr w:type="spellStart"/>
      <w:r w:rsidRPr="00A4618F">
        <w:t>Naddafi</w:t>
      </w:r>
      <w:proofErr w:type="spellEnd"/>
      <w:r w:rsidRPr="00A4618F">
        <w:t>, R., Orlando-</w:t>
      </w:r>
      <w:proofErr w:type="spellStart"/>
      <w:r w:rsidRPr="00A4618F">
        <w:t>Bonaca</w:t>
      </w:r>
      <w:proofErr w:type="spellEnd"/>
      <w:r w:rsidRPr="00A4618F">
        <w:t xml:space="preserve">, M., </w:t>
      </w:r>
      <w:proofErr w:type="spellStart"/>
      <w:r w:rsidRPr="00A4618F">
        <w:t>Petovic</w:t>
      </w:r>
      <w:proofErr w:type="spellEnd"/>
      <w:r w:rsidRPr="00A4618F">
        <w:t xml:space="preserve">, S., </w:t>
      </w:r>
      <w:proofErr w:type="spellStart"/>
      <w:r w:rsidRPr="00A4618F">
        <w:t>Png</w:t>
      </w:r>
      <w:proofErr w:type="spellEnd"/>
      <w:r w:rsidRPr="00A4618F">
        <w:t xml:space="preserve">-Gonzalez, L., Carbonell </w:t>
      </w:r>
      <w:proofErr w:type="spellStart"/>
      <w:r w:rsidRPr="00A4618F">
        <w:t>Quetglas</w:t>
      </w:r>
      <w:proofErr w:type="spellEnd"/>
      <w:r w:rsidRPr="00A4618F">
        <w:t xml:space="preserve">, A., Ribeiro, R.S., </w:t>
      </w:r>
      <w:proofErr w:type="spellStart"/>
      <w:r w:rsidRPr="00A4618F">
        <w:t>Cidade</w:t>
      </w:r>
      <w:proofErr w:type="spellEnd"/>
      <w:r w:rsidRPr="00A4618F">
        <w:t xml:space="preserve">, T., Smolders, S., Stæhr, P.A.U., Viard, F., </w:t>
      </w:r>
      <w:proofErr w:type="spellStart"/>
      <w:r w:rsidRPr="00A4618F">
        <w:t>Outinen</w:t>
      </w:r>
      <w:proofErr w:type="spellEnd"/>
      <w:r w:rsidRPr="00A4618F">
        <w:t xml:space="preserve">, O., 2022. Status and trends in the rate of introduction of marine non-indigenous species in </w:t>
      </w:r>
      <w:proofErr w:type="spellStart"/>
      <w:r w:rsidRPr="00A4618F">
        <w:t>european</w:t>
      </w:r>
      <w:proofErr w:type="spellEnd"/>
      <w:r w:rsidRPr="00A4618F">
        <w:t xml:space="preserve"> seas. Diversity 14. </w:t>
      </w:r>
      <w:hyperlink r:id="rId34" w:history="1">
        <w:r w:rsidRPr="00A4618F">
          <w:rPr>
            <w:rStyle w:val="Lienhypertexte"/>
          </w:rPr>
          <w:t>https://doi.org/10.3390/d14121077</w:t>
        </w:r>
      </w:hyperlink>
    </w:p>
    <w:p w14:paraId="3678891B" w14:textId="77777777" w:rsidR="007D563B" w:rsidRPr="00A4618F" w:rsidRDefault="007D563B" w:rsidP="007D563B">
      <w:pPr>
        <w:pStyle w:val="Bibliographie"/>
        <w:jc w:val="both"/>
      </w:pPr>
      <w:bookmarkStart w:id="148" w:name="ref-zoffoli2021decadal"/>
      <w:bookmarkEnd w:id="148"/>
      <w:proofErr w:type="spellStart"/>
      <w:r w:rsidRPr="00A4618F">
        <w:t>Zoffoli</w:t>
      </w:r>
      <w:proofErr w:type="spellEnd"/>
      <w:r w:rsidRPr="00A4618F">
        <w:t xml:space="preserve">, M.L., </w:t>
      </w:r>
      <w:proofErr w:type="spellStart"/>
      <w:r w:rsidRPr="00A4618F">
        <w:t>Gernez</w:t>
      </w:r>
      <w:proofErr w:type="spellEnd"/>
      <w:r w:rsidRPr="00A4618F">
        <w:t xml:space="preserve">, P., Godet, L., Peters, S., Oiry, S., </w:t>
      </w:r>
      <w:proofErr w:type="spellStart"/>
      <w:r w:rsidRPr="00A4618F">
        <w:t>Barillé</w:t>
      </w:r>
      <w:proofErr w:type="spellEnd"/>
      <w:r w:rsidRPr="00A4618F">
        <w:t>, L., 2021. Decadal increase in the ecological status of a north-</w:t>
      </w:r>
      <w:proofErr w:type="spellStart"/>
      <w:r w:rsidRPr="00A4618F">
        <w:t>atlantic</w:t>
      </w:r>
      <w:proofErr w:type="spellEnd"/>
      <w:r w:rsidRPr="00A4618F">
        <w:t xml:space="preserve"> intertidal seagrass meadow observed with multi-mission satellite time-series. Ecological Indicators 130, 108033.</w:t>
      </w:r>
    </w:p>
    <w:p w14:paraId="4930A81A" w14:textId="77777777" w:rsidR="007D563B" w:rsidRPr="007D563B" w:rsidRDefault="007D563B" w:rsidP="007D563B">
      <w:pPr>
        <w:pStyle w:val="Bibliographie"/>
        <w:jc w:val="both"/>
      </w:pPr>
      <w:bookmarkStart w:id="149" w:name="ref-zoffoli2023remote"/>
      <w:bookmarkEnd w:id="149"/>
      <w:proofErr w:type="spellStart"/>
      <w:r w:rsidRPr="00A4618F">
        <w:t>Zoffoli</w:t>
      </w:r>
      <w:proofErr w:type="spellEnd"/>
      <w:r w:rsidRPr="00A4618F">
        <w:t xml:space="preserve">, M.L., </w:t>
      </w:r>
      <w:proofErr w:type="spellStart"/>
      <w:r w:rsidRPr="00A4618F">
        <w:t>Gernez</w:t>
      </w:r>
      <w:proofErr w:type="spellEnd"/>
      <w:r w:rsidRPr="00A4618F">
        <w:t xml:space="preserve">, P., Oiry, S., Godet, L., </w:t>
      </w:r>
      <w:proofErr w:type="spellStart"/>
      <w:r w:rsidRPr="00A4618F">
        <w:t>Dalloyau</w:t>
      </w:r>
      <w:proofErr w:type="spellEnd"/>
      <w:r w:rsidRPr="00A4618F">
        <w:t xml:space="preserve">, S., Davies, B.F.R., </w:t>
      </w:r>
      <w:proofErr w:type="spellStart"/>
      <w:r w:rsidRPr="00A4618F">
        <w:t>Barillé</w:t>
      </w:r>
      <w:proofErr w:type="spellEnd"/>
      <w:r w:rsidRPr="00A4618F">
        <w:t xml:space="preserve">, L., 2023. Remote sensing in seagrass ecology: Coupled dynamics between migratory herbivorous </w:t>
      </w:r>
      <w:r w:rsidRPr="00A4618F">
        <w:lastRenderedPageBreak/>
        <w:t xml:space="preserve">birds and intertidal meadows observed by satellite </w:t>
      </w:r>
      <w:proofErr w:type="gramStart"/>
      <w:r w:rsidRPr="00A4618F">
        <w:t>during</w:t>
      </w:r>
      <w:proofErr w:type="gramEnd"/>
      <w:r w:rsidRPr="00A4618F">
        <w:t xml:space="preserve"> four decades. Remote Sensing in Ecology and Conservation 9, 420–433.</w:t>
      </w:r>
    </w:p>
    <w:p w14:paraId="2EA5F016" w14:textId="6AADB85F" w:rsidR="0056752A" w:rsidRDefault="0056752A" w:rsidP="007D563B">
      <w:pPr>
        <w:pStyle w:val="Bibliographie"/>
        <w:jc w:val="both"/>
      </w:pPr>
    </w:p>
    <w:sectPr w:rsidR="0056752A" w:rsidSect="007D563B">
      <w:footerReference w:type="default" r:id="rId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8196" w14:textId="77777777" w:rsidR="00BA41A7" w:rsidRDefault="00BA41A7">
      <w:pPr>
        <w:spacing w:after="0"/>
      </w:pPr>
      <w:r>
        <w:separator/>
      </w:r>
    </w:p>
  </w:endnote>
  <w:endnote w:type="continuationSeparator" w:id="0">
    <w:p w14:paraId="38167030" w14:textId="77777777" w:rsidR="00BA41A7" w:rsidRDefault="00BA41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12975BF" w14:textId="77777777" w:rsidR="00732A84"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4E96D31D" w14:textId="77777777" w:rsidR="00732A84" w:rsidRDefault="00732A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FF5C" w14:textId="77777777" w:rsidR="00BA41A7" w:rsidRDefault="00BA41A7">
      <w:pPr>
        <w:spacing w:after="0"/>
      </w:pPr>
      <w:r>
        <w:separator/>
      </w:r>
    </w:p>
  </w:footnote>
  <w:footnote w:type="continuationSeparator" w:id="0">
    <w:p w14:paraId="792040B2" w14:textId="77777777" w:rsidR="00BA41A7" w:rsidRDefault="00BA41A7">
      <w:pPr>
        <w:spacing w:after="0"/>
      </w:pPr>
      <w:r>
        <w:continuationSeparator/>
      </w:r>
    </w:p>
  </w:footnote>
  <w:footnote w:id="1">
    <w:p w14:paraId="012A2812" w14:textId="77777777" w:rsidR="00AF617A" w:rsidRPr="00AF617A" w:rsidRDefault="00AF617A" w:rsidP="00AF617A">
      <w:pPr>
        <w:pStyle w:val="Notedebasdepage"/>
        <w:rPr>
          <w:lang w:val="fr-FR"/>
        </w:rPr>
      </w:pPr>
      <w:r>
        <w:rPr>
          <w:rStyle w:val="Appelnotedebasdep"/>
        </w:rPr>
        <w:footnoteRef/>
      </w:r>
      <w:r w:rsidRPr="00AF617A">
        <w:rPr>
          <w:lang w:val="fr-FR"/>
        </w:rPr>
        <w:t xml:space="preserve"> Institut des Substances et Organismes de la Mer, </w:t>
      </w:r>
      <w:proofErr w:type="spellStart"/>
      <w:r w:rsidRPr="00AF617A">
        <w:rPr>
          <w:lang w:val="fr-FR"/>
        </w:rPr>
        <w:t>ISOMer</w:t>
      </w:r>
      <w:proofErr w:type="spellEnd"/>
      <w:r w:rsidRPr="00AF617A">
        <w:rPr>
          <w:lang w:val="fr-FR"/>
        </w:rPr>
        <w:t>, Nantes Université, UR 2160, F-44000 Nantes, France</w:t>
      </w:r>
    </w:p>
  </w:footnote>
  <w:footnote w:id="2">
    <w:p w14:paraId="65F924ED" w14:textId="77777777" w:rsidR="00AF617A" w:rsidRPr="00AF617A" w:rsidRDefault="00AF617A" w:rsidP="00AF617A">
      <w:pPr>
        <w:pStyle w:val="Notedebasdepage"/>
        <w:rPr>
          <w:lang w:val="fr-FR"/>
        </w:rPr>
      </w:pPr>
      <w:r>
        <w:rPr>
          <w:rStyle w:val="Appelnotedebasdep"/>
        </w:rPr>
        <w:footnoteRef/>
      </w:r>
      <w:r w:rsidRPr="00AF617A">
        <w:rPr>
          <w:lang w:val="fr-FR"/>
        </w:rPr>
        <w:t xml:space="preserve"> Univ Brest, Institut de Recherche pour le Développement (IRD), CNRS, Ifremer, LEMAR, IUEM, F-29280 Plouzane,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3494796">
    <w:abstractNumId w:val="0"/>
  </w:num>
  <w:num w:numId="2" w16cid:durableId="303451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oiry">
    <w15:presenceInfo w15:providerId="Windows Live" w15:userId="27dd0463ded3d9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026907"/>
    <w:rsid w:val="00070A8B"/>
    <w:rsid w:val="000848B2"/>
    <w:rsid w:val="001917ED"/>
    <w:rsid w:val="00264E1F"/>
    <w:rsid w:val="00287D2E"/>
    <w:rsid w:val="00311A01"/>
    <w:rsid w:val="00334F75"/>
    <w:rsid w:val="0046006B"/>
    <w:rsid w:val="004A1457"/>
    <w:rsid w:val="004C33ED"/>
    <w:rsid w:val="005055EC"/>
    <w:rsid w:val="00507633"/>
    <w:rsid w:val="0056678E"/>
    <w:rsid w:val="0056752A"/>
    <w:rsid w:val="00587528"/>
    <w:rsid w:val="005D71D0"/>
    <w:rsid w:val="006065F7"/>
    <w:rsid w:val="00626BB8"/>
    <w:rsid w:val="00632854"/>
    <w:rsid w:val="00642D1C"/>
    <w:rsid w:val="00687F6B"/>
    <w:rsid w:val="006E6C4E"/>
    <w:rsid w:val="00732A84"/>
    <w:rsid w:val="007614B3"/>
    <w:rsid w:val="0078041D"/>
    <w:rsid w:val="007C0900"/>
    <w:rsid w:val="007D563B"/>
    <w:rsid w:val="008125D5"/>
    <w:rsid w:val="00875C2A"/>
    <w:rsid w:val="009C4EFA"/>
    <w:rsid w:val="009D5211"/>
    <w:rsid w:val="00A4618F"/>
    <w:rsid w:val="00AF617A"/>
    <w:rsid w:val="00BA3B93"/>
    <w:rsid w:val="00BA41A7"/>
    <w:rsid w:val="00BD6FF4"/>
    <w:rsid w:val="00C079C9"/>
    <w:rsid w:val="00C17066"/>
    <w:rsid w:val="00C57182"/>
    <w:rsid w:val="00C82942"/>
    <w:rsid w:val="00CE5991"/>
    <w:rsid w:val="00D6762D"/>
    <w:rsid w:val="00D91813"/>
    <w:rsid w:val="00E1060A"/>
    <w:rsid w:val="00F3397A"/>
    <w:rsid w:val="00F41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0B6"/>
  <w15:docId w15:val="{9D4D18C5-D6EE-4005-8A0A-FE30BB54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link w:val="Titre1C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F617A"/>
    <w:pPr>
      <w:keepNext/>
      <w:keepLines/>
      <w:spacing w:before="300" w:after="300"/>
    </w:p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link w:val="NotedebasdepageCar"/>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customStyle="1" w:styleId="NotedebasdepageCar">
    <w:name w:val="Note de bas de page Car"/>
    <w:basedOn w:val="Policepardfaut"/>
    <w:link w:val="Notedebasdepage"/>
    <w:uiPriority w:val="9"/>
    <w:rsid w:val="00AF617A"/>
    <w:rPr>
      <w:rFonts w:ascii="Palatino Linotype" w:hAnsi="Palatino Linotype"/>
    </w:rPr>
  </w:style>
  <w:style w:type="character" w:customStyle="1" w:styleId="Titre1Car">
    <w:name w:val="Titre 1 Car"/>
    <w:basedOn w:val="Policepardfaut"/>
    <w:link w:val="Titre1"/>
    <w:uiPriority w:val="9"/>
    <w:rsid w:val="00BA3B93"/>
    <w:rPr>
      <w:rFonts w:ascii="Palatino Linotype" w:eastAsiaTheme="majorEastAsia" w:hAnsi="Palatino Linotype" w:cstheme="majorBidi"/>
      <w:b/>
      <w:bCs/>
      <w:color w:val="000000" w:themeColor="text1"/>
      <w:sz w:val="32"/>
      <w:szCs w:val="32"/>
    </w:rPr>
  </w:style>
  <w:style w:type="character" w:styleId="Mentionnonrsolue">
    <w:name w:val="Unresolved Mention"/>
    <w:basedOn w:val="Policepardfaut"/>
    <w:uiPriority w:val="99"/>
    <w:semiHidden/>
    <w:unhideWhenUsed/>
    <w:rsid w:val="00632854"/>
    <w:rPr>
      <w:color w:val="605E5C"/>
      <w:shd w:val="clear" w:color="auto" w:fill="E1DFDD"/>
    </w:rPr>
  </w:style>
  <w:style w:type="character" w:styleId="Lienhypertextesuivivisit">
    <w:name w:val="FollowedHyperlink"/>
    <w:basedOn w:val="Policepardfaut"/>
    <w:rsid w:val="00632854"/>
    <w:rPr>
      <w:color w:val="800080" w:themeColor="followedHyperlink"/>
      <w:u w:val="single"/>
    </w:rPr>
  </w:style>
  <w:style w:type="paragraph" w:styleId="NormalWeb">
    <w:name w:val="Normal (Web)"/>
    <w:basedOn w:val="Normal"/>
    <w:semiHidden/>
    <w:unhideWhenUsed/>
    <w:rsid w:val="007D563B"/>
    <w:rPr>
      <w:rFonts w:ascii="Times New Roman" w:hAnsi="Times New Roman" w:cs="Times New Roman"/>
    </w:rPr>
  </w:style>
  <w:style w:type="character" w:styleId="Numrodeligne">
    <w:name w:val="line number"/>
    <w:basedOn w:val="Policepardfaut"/>
    <w:semiHidden/>
    <w:unhideWhenUsed/>
    <w:rsid w:val="007D563B"/>
  </w:style>
  <w:style w:type="character" w:styleId="Textedelespacerserv">
    <w:name w:val="Placeholder Text"/>
    <w:basedOn w:val="Policepardfaut"/>
    <w:semiHidden/>
    <w:rsid w:val="0078041D"/>
    <w:rPr>
      <w:color w:val="666666"/>
    </w:rPr>
  </w:style>
  <w:style w:type="paragraph" w:styleId="Rvision">
    <w:name w:val="Revision"/>
    <w:hidden/>
    <w:semiHidden/>
    <w:rsid w:val="000848B2"/>
    <w:pPr>
      <w:spacing w:after="0"/>
    </w:pPr>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5504">
      <w:bodyDiv w:val="1"/>
      <w:marLeft w:val="0"/>
      <w:marRight w:val="0"/>
      <w:marTop w:val="0"/>
      <w:marBottom w:val="0"/>
      <w:divBdr>
        <w:top w:val="none" w:sz="0" w:space="0" w:color="auto"/>
        <w:left w:val="none" w:sz="0" w:space="0" w:color="auto"/>
        <w:bottom w:val="none" w:sz="0" w:space="0" w:color="auto"/>
        <w:right w:val="none" w:sz="0" w:space="0" w:color="auto"/>
      </w:divBdr>
    </w:div>
    <w:div w:id="262692940">
      <w:bodyDiv w:val="1"/>
      <w:marLeft w:val="0"/>
      <w:marRight w:val="0"/>
      <w:marTop w:val="0"/>
      <w:marBottom w:val="0"/>
      <w:divBdr>
        <w:top w:val="none" w:sz="0" w:space="0" w:color="auto"/>
        <w:left w:val="none" w:sz="0" w:space="0" w:color="auto"/>
        <w:bottom w:val="none" w:sz="0" w:space="0" w:color="auto"/>
        <w:right w:val="none" w:sz="0" w:space="0" w:color="auto"/>
      </w:divBdr>
    </w:div>
    <w:div w:id="317266338">
      <w:bodyDiv w:val="1"/>
      <w:marLeft w:val="0"/>
      <w:marRight w:val="0"/>
      <w:marTop w:val="0"/>
      <w:marBottom w:val="0"/>
      <w:divBdr>
        <w:top w:val="none" w:sz="0" w:space="0" w:color="auto"/>
        <w:left w:val="none" w:sz="0" w:space="0" w:color="auto"/>
        <w:bottom w:val="none" w:sz="0" w:space="0" w:color="auto"/>
        <w:right w:val="none" w:sz="0" w:space="0" w:color="auto"/>
      </w:divBdr>
    </w:div>
    <w:div w:id="322897236">
      <w:bodyDiv w:val="1"/>
      <w:marLeft w:val="0"/>
      <w:marRight w:val="0"/>
      <w:marTop w:val="0"/>
      <w:marBottom w:val="0"/>
      <w:divBdr>
        <w:top w:val="none" w:sz="0" w:space="0" w:color="auto"/>
        <w:left w:val="none" w:sz="0" w:space="0" w:color="auto"/>
        <w:bottom w:val="none" w:sz="0" w:space="0" w:color="auto"/>
        <w:right w:val="none" w:sz="0" w:space="0" w:color="auto"/>
      </w:divBdr>
      <w:divsChild>
        <w:div w:id="1134560928">
          <w:marLeft w:val="0"/>
          <w:marRight w:val="0"/>
          <w:marTop w:val="0"/>
          <w:marBottom w:val="0"/>
          <w:divBdr>
            <w:top w:val="none" w:sz="0" w:space="0" w:color="auto"/>
            <w:left w:val="none" w:sz="0" w:space="0" w:color="auto"/>
            <w:bottom w:val="none" w:sz="0" w:space="0" w:color="auto"/>
            <w:right w:val="none" w:sz="0" w:space="0" w:color="auto"/>
          </w:divBdr>
        </w:div>
        <w:div w:id="1135023506">
          <w:marLeft w:val="0"/>
          <w:marRight w:val="0"/>
          <w:marTop w:val="0"/>
          <w:marBottom w:val="0"/>
          <w:divBdr>
            <w:top w:val="none" w:sz="0" w:space="0" w:color="auto"/>
            <w:left w:val="none" w:sz="0" w:space="0" w:color="auto"/>
            <w:bottom w:val="none" w:sz="0" w:space="0" w:color="auto"/>
            <w:right w:val="none" w:sz="0" w:space="0" w:color="auto"/>
          </w:divBdr>
        </w:div>
      </w:divsChild>
    </w:div>
    <w:div w:id="467164196">
      <w:bodyDiv w:val="1"/>
      <w:marLeft w:val="0"/>
      <w:marRight w:val="0"/>
      <w:marTop w:val="0"/>
      <w:marBottom w:val="0"/>
      <w:divBdr>
        <w:top w:val="none" w:sz="0" w:space="0" w:color="auto"/>
        <w:left w:val="none" w:sz="0" w:space="0" w:color="auto"/>
        <w:bottom w:val="none" w:sz="0" w:space="0" w:color="auto"/>
        <w:right w:val="none" w:sz="0" w:space="0" w:color="auto"/>
      </w:divBdr>
    </w:div>
    <w:div w:id="601373830">
      <w:bodyDiv w:val="1"/>
      <w:marLeft w:val="0"/>
      <w:marRight w:val="0"/>
      <w:marTop w:val="0"/>
      <w:marBottom w:val="0"/>
      <w:divBdr>
        <w:top w:val="none" w:sz="0" w:space="0" w:color="auto"/>
        <w:left w:val="none" w:sz="0" w:space="0" w:color="auto"/>
        <w:bottom w:val="none" w:sz="0" w:space="0" w:color="auto"/>
        <w:right w:val="none" w:sz="0" w:space="0" w:color="auto"/>
      </w:divBdr>
    </w:div>
    <w:div w:id="613902294">
      <w:bodyDiv w:val="1"/>
      <w:marLeft w:val="0"/>
      <w:marRight w:val="0"/>
      <w:marTop w:val="0"/>
      <w:marBottom w:val="0"/>
      <w:divBdr>
        <w:top w:val="none" w:sz="0" w:space="0" w:color="auto"/>
        <w:left w:val="none" w:sz="0" w:space="0" w:color="auto"/>
        <w:bottom w:val="none" w:sz="0" w:space="0" w:color="auto"/>
        <w:right w:val="none" w:sz="0" w:space="0" w:color="auto"/>
      </w:divBdr>
    </w:div>
    <w:div w:id="640571815">
      <w:bodyDiv w:val="1"/>
      <w:marLeft w:val="0"/>
      <w:marRight w:val="0"/>
      <w:marTop w:val="0"/>
      <w:marBottom w:val="0"/>
      <w:divBdr>
        <w:top w:val="none" w:sz="0" w:space="0" w:color="auto"/>
        <w:left w:val="none" w:sz="0" w:space="0" w:color="auto"/>
        <w:bottom w:val="none" w:sz="0" w:space="0" w:color="auto"/>
        <w:right w:val="none" w:sz="0" w:space="0" w:color="auto"/>
      </w:divBdr>
    </w:div>
    <w:div w:id="646544664">
      <w:bodyDiv w:val="1"/>
      <w:marLeft w:val="0"/>
      <w:marRight w:val="0"/>
      <w:marTop w:val="0"/>
      <w:marBottom w:val="0"/>
      <w:divBdr>
        <w:top w:val="none" w:sz="0" w:space="0" w:color="auto"/>
        <w:left w:val="none" w:sz="0" w:space="0" w:color="auto"/>
        <w:bottom w:val="none" w:sz="0" w:space="0" w:color="auto"/>
        <w:right w:val="none" w:sz="0" w:space="0" w:color="auto"/>
      </w:divBdr>
    </w:div>
    <w:div w:id="674966227">
      <w:bodyDiv w:val="1"/>
      <w:marLeft w:val="0"/>
      <w:marRight w:val="0"/>
      <w:marTop w:val="0"/>
      <w:marBottom w:val="0"/>
      <w:divBdr>
        <w:top w:val="none" w:sz="0" w:space="0" w:color="auto"/>
        <w:left w:val="none" w:sz="0" w:space="0" w:color="auto"/>
        <w:bottom w:val="none" w:sz="0" w:space="0" w:color="auto"/>
        <w:right w:val="none" w:sz="0" w:space="0" w:color="auto"/>
      </w:divBdr>
    </w:div>
    <w:div w:id="679091143">
      <w:bodyDiv w:val="1"/>
      <w:marLeft w:val="0"/>
      <w:marRight w:val="0"/>
      <w:marTop w:val="0"/>
      <w:marBottom w:val="0"/>
      <w:divBdr>
        <w:top w:val="none" w:sz="0" w:space="0" w:color="auto"/>
        <w:left w:val="none" w:sz="0" w:space="0" w:color="auto"/>
        <w:bottom w:val="none" w:sz="0" w:space="0" w:color="auto"/>
        <w:right w:val="none" w:sz="0" w:space="0" w:color="auto"/>
      </w:divBdr>
    </w:div>
    <w:div w:id="875505502">
      <w:bodyDiv w:val="1"/>
      <w:marLeft w:val="0"/>
      <w:marRight w:val="0"/>
      <w:marTop w:val="0"/>
      <w:marBottom w:val="0"/>
      <w:divBdr>
        <w:top w:val="none" w:sz="0" w:space="0" w:color="auto"/>
        <w:left w:val="none" w:sz="0" w:space="0" w:color="auto"/>
        <w:bottom w:val="none" w:sz="0" w:space="0" w:color="auto"/>
        <w:right w:val="none" w:sz="0" w:space="0" w:color="auto"/>
      </w:divBdr>
    </w:div>
    <w:div w:id="881329171">
      <w:bodyDiv w:val="1"/>
      <w:marLeft w:val="0"/>
      <w:marRight w:val="0"/>
      <w:marTop w:val="0"/>
      <w:marBottom w:val="0"/>
      <w:divBdr>
        <w:top w:val="none" w:sz="0" w:space="0" w:color="auto"/>
        <w:left w:val="none" w:sz="0" w:space="0" w:color="auto"/>
        <w:bottom w:val="none" w:sz="0" w:space="0" w:color="auto"/>
        <w:right w:val="none" w:sz="0" w:space="0" w:color="auto"/>
      </w:divBdr>
    </w:div>
    <w:div w:id="889725441">
      <w:bodyDiv w:val="1"/>
      <w:marLeft w:val="0"/>
      <w:marRight w:val="0"/>
      <w:marTop w:val="0"/>
      <w:marBottom w:val="0"/>
      <w:divBdr>
        <w:top w:val="none" w:sz="0" w:space="0" w:color="auto"/>
        <w:left w:val="none" w:sz="0" w:space="0" w:color="auto"/>
        <w:bottom w:val="none" w:sz="0" w:space="0" w:color="auto"/>
        <w:right w:val="none" w:sz="0" w:space="0" w:color="auto"/>
      </w:divBdr>
    </w:div>
    <w:div w:id="966282681">
      <w:bodyDiv w:val="1"/>
      <w:marLeft w:val="0"/>
      <w:marRight w:val="0"/>
      <w:marTop w:val="0"/>
      <w:marBottom w:val="0"/>
      <w:divBdr>
        <w:top w:val="none" w:sz="0" w:space="0" w:color="auto"/>
        <w:left w:val="none" w:sz="0" w:space="0" w:color="auto"/>
        <w:bottom w:val="none" w:sz="0" w:space="0" w:color="auto"/>
        <w:right w:val="none" w:sz="0" w:space="0" w:color="auto"/>
      </w:divBdr>
    </w:div>
    <w:div w:id="1081415110">
      <w:bodyDiv w:val="1"/>
      <w:marLeft w:val="0"/>
      <w:marRight w:val="0"/>
      <w:marTop w:val="0"/>
      <w:marBottom w:val="0"/>
      <w:divBdr>
        <w:top w:val="none" w:sz="0" w:space="0" w:color="auto"/>
        <w:left w:val="none" w:sz="0" w:space="0" w:color="auto"/>
        <w:bottom w:val="none" w:sz="0" w:space="0" w:color="auto"/>
        <w:right w:val="none" w:sz="0" w:space="0" w:color="auto"/>
      </w:divBdr>
    </w:div>
    <w:div w:id="1159342534">
      <w:bodyDiv w:val="1"/>
      <w:marLeft w:val="0"/>
      <w:marRight w:val="0"/>
      <w:marTop w:val="0"/>
      <w:marBottom w:val="0"/>
      <w:divBdr>
        <w:top w:val="none" w:sz="0" w:space="0" w:color="auto"/>
        <w:left w:val="none" w:sz="0" w:space="0" w:color="auto"/>
        <w:bottom w:val="none" w:sz="0" w:space="0" w:color="auto"/>
        <w:right w:val="none" w:sz="0" w:space="0" w:color="auto"/>
      </w:divBdr>
    </w:div>
    <w:div w:id="1216164685">
      <w:bodyDiv w:val="1"/>
      <w:marLeft w:val="0"/>
      <w:marRight w:val="0"/>
      <w:marTop w:val="0"/>
      <w:marBottom w:val="0"/>
      <w:divBdr>
        <w:top w:val="none" w:sz="0" w:space="0" w:color="auto"/>
        <w:left w:val="none" w:sz="0" w:space="0" w:color="auto"/>
        <w:bottom w:val="none" w:sz="0" w:space="0" w:color="auto"/>
        <w:right w:val="none" w:sz="0" w:space="0" w:color="auto"/>
      </w:divBdr>
    </w:div>
    <w:div w:id="1217160334">
      <w:bodyDiv w:val="1"/>
      <w:marLeft w:val="0"/>
      <w:marRight w:val="0"/>
      <w:marTop w:val="0"/>
      <w:marBottom w:val="0"/>
      <w:divBdr>
        <w:top w:val="none" w:sz="0" w:space="0" w:color="auto"/>
        <w:left w:val="none" w:sz="0" w:space="0" w:color="auto"/>
        <w:bottom w:val="none" w:sz="0" w:space="0" w:color="auto"/>
        <w:right w:val="none" w:sz="0" w:space="0" w:color="auto"/>
      </w:divBdr>
    </w:div>
    <w:div w:id="1234511167">
      <w:bodyDiv w:val="1"/>
      <w:marLeft w:val="0"/>
      <w:marRight w:val="0"/>
      <w:marTop w:val="0"/>
      <w:marBottom w:val="0"/>
      <w:divBdr>
        <w:top w:val="none" w:sz="0" w:space="0" w:color="auto"/>
        <w:left w:val="none" w:sz="0" w:space="0" w:color="auto"/>
        <w:bottom w:val="none" w:sz="0" w:space="0" w:color="auto"/>
        <w:right w:val="none" w:sz="0" w:space="0" w:color="auto"/>
      </w:divBdr>
    </w:div>
    <w:div w:id="1267234186">
      <w:bodyDiv w:val="1"/>
      <w:marLeft w:val="0"/>
      <w:marRight w:val="0"/>
      <w:marTop w:val="0"/>
      <w:marBottom w:val="0"/>
      <w:divBdr>
        <w:top w:val="none" w:sz="0" w:space="0" w:color="auto"/>
        <w:left w:val="none" w:sz="0" w:space="0" w:color="auto"/>
        <w:bottom w:val="none" w:sz="0" w:space="0" w:color="auto"/>
        <w:right w:val="none" w:sz="0" w:space="0" w:color="auto"/>
      </w:divBdr>
    </w:div>
    <w:div w:id="1374429781">
      <w:bodyDiv w:val="1"/>
      <w:marLeft w:val="0"/>
      <w:marRight w:val="0"/>
      <w:marTop w:val="0"/>
      <w:marBottom w:val="0"/>
      <w:divBdr>
        <w:top w:val="none" w:sz="0" w:space="0" w:color="auto"/>
        <w:left w:val="none" w:sz="0" w:space="0" w:color="auto"/>
        <w:bottom w:val="none" w:sz="0" w:space="0" w:color="auto"/>
        <w:right w:val="none" w:sz="0" w:space="0" w:color="auto"/>
      </w:divBdr>
    </w:div>
    <w:div w:id="1700546197">
      <w:bodyDiv w:val="1"/>
      <w:marLeft w:val="0"/>
      <w:marRight w:val="0"/>
      <w:marTop w:val="0"/>
      <w:marBottom w:val="0"/>
      <w:divBdr>
        <w:top w:val="none" w:sz="0" w:space="0" w:color="auto"/>
        <w:left w:val="none" w:sz="0" w:space="0" w:color="auto"/>
        <w:bottom w:val="none" w:sz="0" w:space="0" w:color="auto"/>
        <w:right w:val="none" w:sz="0" w:space="0" w:color="auto"/>
      </w:divBdr>
    </w:div>
    <w:div w:id="1736275307">
      <w:bodyDiv w:val="1"/>
      <w:marLeft w:val="0"/>
      <w:marRight w:val="0"/>
      <w:marTop w:val="0"/>
      <w:marBottom w:val="0"/>
      <w:divBdr>
        <w:top w:val="none" w:sz="0" w:space="0" w:color="auto"/>
        <w:left w:val="none" w:sz="0" w:space="0" w:color="auto"/>
        <w:bottom w:val="none" w:sz="0" w:space="0" w:color="auto"/>
        <w:right w:val="none" w:sz="0" w:space="0" w:color="auto"/>
      </w:divBdr>
    </w:div>
    <w:div w:id="1736975465">
      <w:bodyDiv w:val="1"/>
      <w:marLeft w:val="0"/>
      <w:marRight w:val="0"/>
      <w:marTop w:val="0"/>
      <w:marBottom w:val="0"/>
      <w:divBdr>
        <w:top w:val="none" w:sz="0" w:space="0" w:color="auto"/>
        <w:left w:val="none" w:sz="0" w:space="0" w:color="auto"/>
        <w:bottom w:val="none" w:sz="0" w:space="0" w:color="auto"/>
        <w:right w:val="none" w:sz="0" w:space="0" w:color="auto"/>
      </w:divBdr>
    </w:div>
    <w:div w:id="1773280099">
      <w:bodyDiv w:val="1"/>
      <w:marLeft w:val="0"/>
      <w:marRight w:val="0"/>
      <w:marTop w:val="0"/>
      <w:marBottom w:val="0"/>
      <w:divBdr>
        <w:top w:val="none" w:sz="0" w:space="0" w:color="auto"/>
        <w:left w:val="none" w:sz="0" w:space="0" w:color="auto"/>
        <w:bottom w:val="none" w:sz="0" w:space="0" w:color="auto"/>
        <w:right w:val="none" w:sz="0" w:space="0" w:color="auto"/>
      </w:divBdr>
    </w:div>
    <w:div w:id="1789854452">
      <w:bodyDiv w:val="1"/>
      <w:marLeft w:val="0"/>
      <w:marRight w:val="0"/>
      <w:marTop w:val="0"/>
      <w:marBottom w:val="0"/>
      <w:divBdr>
        <w:top w:val="none" w:sz="0" w:space="0" w:color="auto"/>
        <w:left w:val="none" w:sz="0" w:space="0" w:color="auto"/>
        <w:bottom w:val="none" w:sz="0" w:space="0" w:color="auto"/>
        <w:right w:val="none" w:sz="0" w:space="0" w:color="auto"/>
      </w:divBdr>
    </w:div>
    <w:div w:id="1815679757">
      <w:bodyDiv w:val="1"/>
      <w:marLeft w:val="0"/>
      <w:marRight w:val="0"/>
      <w:marTop w:val="0"/>
      <w:marBottom w:val="0"/>
      <w:divBdr>
        <w:top w:val="none" w:sz="0" w:space="0" w:color="auto"/>
        <w:left w:val="none" w:sz="0" w:space="0" w:color="auto"/>
        <w:bottom w:val="none" w:sz="0" w:space="0" w:color="auto"/>
        <w:right w:val="none" w:sz="0" w:space="0" w:color="auto"/>
      </w:divBdr>
    </w:div>
    <w:div w:id="1884173427">
      <w:bodyDiv w:val="1"/>
      <w:marLeft w:val="0"/>
      <w:marRight w:val="0"/>
      <w:marTop w:val="0"/>
      <w:marBottom w:val="0"/>
      <w:divBdr>
        <w:top w:val="none" w:sz="0" w:space="0" w:color="auto"/>
        <w:left w:val="none" w:sz="0" w:space="0" w:color="auto"/>
        <w:bottom w:val="none" w:sz="0" w:space="0" w:color="auto"/>
        <w:right w:val="none" w:sz="0" w:space="0" w:color="auto"/>
      </w:divBdr>
    </w:div>
    <w:div w:id="1891648643">
      <w:bodyDiv w:val="1"/>
      <w:marLeft w:val="0"/>
      <w:marRight w:val="0"/>
      <w:marTop w:val="0"/>
      <w:marBottom w:val="0"/>
      <w:divBdr>
        <w:top w:val="none" w:sz="0" w:space="0" w:color="auto"/>
        <w:left w:val="none" w:sz="0" w:space="0" w:color="auto"/>
        <w:bottom w:val="none" w:sz="0" w:space="0" w:color="auto"/>
        <w:right w:val="none" w:sz="0" w:space="0" w:color="auto"/>
      </w:divBdr>
      <w:divsChild>
        <w:div w:id="1539969587">
          <w:marLeft w:val="0"/>
          <w:marRight w:val="0"/>
          <w:marTop w:val="0"/>
          <w:marBottom w:val="0"/>
          <w:divBdr>
            <w:top w:val="none" w:sz="0" w:space="0" w:color="auto"/>
            <w:left w:val="none" w:sz="0" w:space="0" w:color="auto"/>
            <w:bottom w:val="none" w:sz="0" w:space="0" w:color="auto"/>
            <w:right w:val="none" w:sz="0" w:space="0" w:color="auto"/>
          </w:divBdr>
        </w:div>
        <w:div w:id="929506563">
          <w:marLeft w:val="0"/>
          <w:marRight w:val="0"/>
          <w:marTop w:val="0"/>
          <w:marBottom w:val="0"/>
          <w:divBdr>
            <w:top w:val="none" w:sz="0" w:space="0" w:color="auto"/>
            <w:left w:val="none" w:sz="0" w:space="0" w:color="auto"/>
            <w:bottom w:val="none" w:sz="0" w:space="0" w:color="auto"/>
            <w:right w:val="none" w:sz="0" w:space="0" w:color="auto"/>
          </w:divBdr>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7092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seares.2014.02.014" TargetMode="External"/><Relationship Id="rId26" Type="http://schemas.openxmlformats.org/officeDocument/2006/relationships/hyperlink" Target="https://CRAN.R-project.org/package=terra" TargetMode="External"/><Relationship Id="rId21" Type="http://schemas.openxmlformats.org/officeDocument/2006/relationships/hyperlink" Target="https://doi.org/10.18637/jss.v080.i01" TargetMode="External"/><Relationship Id="rId34" Type="http://schemas.openxmlformats.org/officeDocument/2006/relationships/hyperlink" Target="https://doi.org/10.3390/d1412107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gisoft.com/" TargetMode="External"/><Relationship Id="rId25" Type="http://schemas.openxmlformats.org/officeDocument/2006/relationships/hyperlink" Target="https://doi.org/10.3390/rs14020346" TargetMode="External"/><Relationship Id="rId33" Type="http://schemas.openxmlformats.org/officeDocument/2006/relationships/hyperlink" Target="https://doi.org/10.1007/s11356-011-0479-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32614/RJ-2018-017" TargetMode="External"/><Relationship Id="rId29" Type="http://schemas.openxmlformats.org/officeDocument/2006/relationships/hyperlink" Target="https://doi.org/10.1080/17445647.2021.19251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rs14133124" TargetMode="External"/><Relationship Id="rId32" Type="http://schemas.openxmlformats.org/officeDocument/2006/relationships/hyperlink" Target="https://marinespecies.org/aphia.php?p=sourcedetails&amp;id=303450"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RAN.R-project.org/package=shiny" TargetMode="External"/><Relationship Id="rId28" Type="http://schemas.openxmlformats.org/officeDocument/2006/relationships/hyperlink" Target="https://doi.org/10.3390/rs11060704"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8637/jss.v100.i05" TargetMode="External"/><Relationship Id="rId31" Type="http://schemas.openxmlformats.org/officeDocument/2006/relationships/hyperlink" Target="https://doi.org/10.3390/rs162343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esp.3290200408" TargetMode="External"/><Relationship Id="rId27" Type="http://schemas.openxmlformats.org/officeDocument/2006/relationships/hyperlink" Target="https://doi.org/10.3390/d15020161" TargetMode="External"/><Relationship Id="rId30" Type="http://schemas.openxmlformats.org/officeDocument/2006/relationships/hyperlink" Target="https://oirysimon.shinyapps.io/shiny_validat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DFDE-49FB-4C6F-AA47-2B0EFAD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40</Pages>
  <Words>10412</Words>
  <Characters>57272</Characters>
  <Application>Microsoft Office Word</Application>
  <DocSecurity>0</DocSecurity>
  <Lines>477</Lines>
  <Paragraphs>135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Mapping the distribution of the alien invasive Gracilaria vermiculophylla at the Site of its First European Introduction</vt:lpstr>
      <vt:lpstr>Mapping the distribution of the alien invasive Gracilaria vermiculophylla at the Site of its First European Introduction</vt:lpstr>
    </vt:vector>
  </TitlesOfParts>
  <Company/>
  <LinksUpToDate>false</LinksUpToDate>
  <CharactersWithSpaces>67549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Introduction</dc:title>
  <dc:creator>Simon Oiry¹;Bede Ffinian Rowe Davies¹;Valérie Stiger-Pouvreau²;Pierre Gernez¹;Laurent Barillé¹</dc:creator>
  <cp:keywords>Remote Sensing, Invasive species, Coastal Ecosystems, Biodiversity</cp:keywords>
  <cp:lastModifiedBy>simon oiry</cp:lastModifiedBy>
  <cp:revision>5</cp:revision>
  <dcterms:created xsi:type="dcterms:W3CDTF">2025-07-17T07:53:00Z</dcterms:created>
  <dcterms:modified xsi:type="dcterms:W3CDTF">2025-07-17T09:17:00Z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2025-03-17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